
<file path=[Content_Types].xml><?xml version="1.0" encoding="utf-8"?>
<Types xmlns="http://schemas.openxmlformats.org/package/2006/content-types">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emf" ContentType="image/x-emf"/>
  <Override PartName="/word/stylesWithEffects.xml" ContentType="application/vnd.ms-word.stylesWithEffect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endnotes.xml" ContentType="application/vnd.openxmlformats-officedocument.wordprocessingml.endnote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0ACA" w:rsidRDefault="00250ACA" w:rsidP="00253D38">
      <w:pPr>
        <w:pStyle w:val="TituloPrincipal"/>
      </w:pPr>
      <w:r>
        <w:t>Comunicação AJAX Cross-Domain</w:t>
      </w:r>
      <w:bookmarkStart w:id="0" w:name="_GoBack"/>
      <w:bookmarkEnd w:id="0"/>
    </w:p>
    <w:p w:rsidR="00A77B3E" w:rsidRPr="00D93E1C" w:rsidRDefault="00962184" w:rsidP="00253D38">
      <w:pPr>
        <w:pStyle w:val="Subtitulo"/>
      </w:pPr>
      <w:r w:rsidRPr="00D93E1C">
        <w:t xml:space="preserve">Implementando a especificação </w:t>
      </w:r>
      <w:proofErr w:type="spellStart"/>
      <w:r w:rsidRPr="00D93E1C">
        <w:t>Cross-Origin</w:t>
      </w:r>
      <w:proofErr w:type="spellEnd"/>
      <w:r w:rsidRPr="00D93E1C">
        <w:t xml:space="preserve"> </w:t>
      </w:r>
      <w:proofErr w:type="spellStart"/>
      <w:r w:rsidRPr="00D93E1C">
        <w:t>Resource</w:t>
      </w:r>
      <w:proofErr w:type="spellEnd"/>
      <w:r w:rsidRPr="00D93E1C">
        <w:t xml:space="preserve"> </w:t>
      </w:r>
      <w:proofErr w:type="spellStart"/>
      <w:r w:rsidRPr="00D93E1C">
        <w:t>Sharing</w:t>
      </w:r>
      <w:proofErr w:type="spellEnd"/>
      <w:r w:rsidRPr="00D93E1C">
        <w:t xml:space="preserve"> (CORS)</w:t>
      </w:r>
    </w:p>
    <w:p w:rsidR="00A77B3E" w:rsidRPr="00D93E1C" w:rsidRDefault="00D31CCE" w:rsidP="00253D38">
      <w:pPr>
        <w:pStyle w:val="Intro"/>
      </w:pPr>
      <w:r>
        <w:t>Este artigo aborda a especificação CORS, uma alternativa ao padrão JSON</w:t>
      </w:r>
      <w:r w:rsidR="00E5373D">
        <w:t xml:space="preserve">P para comunicação </w:t>
      </w:r>
      <w:proofErr w:type="spellStart"/>
      <w:r w:rsidR="00E5373D">
        <w:t>cross-domain</w:t>
      </w:r>
      <w:proofErr w:type="spellEnd"/>
    </w:p>
    <w:p w:rsidR="00A77B3E" w:rsidRPr="00D93E1C" w:rsidRDefault="00DE11A0" w:rsidP="00253D38">
      <w:r w:rsidRPr="00D93E1C">
        <w:t xml:space="preserve">Com o crescimento e a popularização de </w:t>
      </w:r>
      <w:proofErr w:type="spellStart"/>
      <w:r w:rsidRPr="00D93E1C">
        <w:t>APIs</w:t>
      </w:r>
      <w:proofErr w:type="spellEnd"/>
      <w:r w:rsidRPr="00D93E1C">
        <w:t xml:space="preserve"> para o desenvolvimento de aplicações baseadas em AJAX, como </w:t>
      </w:r>
      <w:proofErr w:type="spellStart"/>
      <w:r w:rsidRPr="00D93E1C">
        <w:t>jQuery</w:t>
      </w:r>
      <w:proofErr w:type="spellEnd"/>
      <w:r w:rsidRPr="00D93E1C">
        <w:t xml:space="preserve"> e </w:t>
      </w:r>
      <w:proofErr w:type="spellStart"/>
      <w:r w:rsidRPr="00D93E1C">
        <w:t>Prototype</w:t>
      </w:r>
      <w:proofErr w:type="spellEnd"/>
      <w:r w:rsidRPr="00D93E1C">
        <w:t xml:space="preserve">, é cada vez maior o número de aplicações </w:t>
      </w:r>
      <w:proofErr w:type="spellStart"/>
      <w:r w:rsidRPr="00D93E1C">
        <w:t>Mashup</w:t>
      </w:r>
      <w:proofErr w:type="spellEnd"/>
      <w:r w:rsidRPr="00D93E1C">
        <w:t xml:space="preserve"> escritas em </w:t>
      </w:r>
      <w:proofErr w:type="spellStart"/>
      <w:r w:rsidRPr="00D93E1C">
        <w:t>JavaScript</w:t>
      </w:r>
      <w:proofErr w:type="spellEnd"/>
      <w:r w:rsidRPr="00D93E1C">
        <w:t xml:space="preserve"> espalhadas pela internet. Estas aplicações combinam dados e códigos de diversas fontes de forma a criar novos serviços e funcionalidades. </w:t>
      </w:r>
    </w:p>
    <w:p w:rsidR="00A77B3E" w:rsidRPr="00D93E1C" w:rsidRDefault="00DE11A0" w:rsidP="00253D38">
      <w:r w:rsidRPr="00D93E1C">
        <w:t>Quando desenvolvemos este tipo de aplicação, encontramos algumas dificuldades quando a aplicação tenta realizar alguma forma de comunicação entre domíni</w:t>
      </w:r>
      <w:r w:rsidR="00B06874">
        <w:t>os distintos. Isso acontece porque</w:t>
      </w:r>
      <w:r w:rsidRPr="00D93E1C">
        <w:t xml:space="preserve"> os navegadores implementam o conceito de segurança </w:t>
      </w:r>
      <w:proofErr w:type="spellStart"/>
      <w:r w:rsidRPr="00B06874">
        <w:rPr>
          <w:i/>
        </w:rPr>
        <w:t>Same</w:t>
      </w:r>
      <w:proofErr w:type="spellEnd"/>
      <w:r w:rsidRPr="00B06874">
        <w:rPr>
          <w:i/>
        </w:rPr>
        <w:t xml:space="preserve"> </w:t>
      </w:r>
      <w:proofErr w:type="spellStart"/>
      <w:r w:rsidRPr="00B06874">
        <w:rPr>
          <w:i/>
        </w:rPr>
        <w:t>Origin</w:t>
      </w:r>
      <w:proofErr w:type="spellEnd"/>
      <w:r w:rsidRPr="00B06874">
        <w:rPr>
          <w:i/>
        </w:rPr>
        <w:t xml:space="preserve"> </w:t>
      </w:r>
      <w:proofErr w:type="spellStart"/>
      <w:r w:rsidRPr="00B06874">
        <w:rPr>
          <w:i/>
        </w:rPr>
        <w:t>Policy</w:t>
      </w:r>
      <w:proofErr w:type="spellEnd"/>
      <w:r w:rsidRPr="00D93E1C">
        <w:t xml:space="preserve"> (SOP). O SOP é aplicado a linguagens de programação que são exe</w:t>
      </w:r>
      <w:r w:rsidR="00B06874">
        <w:t xml:space="preserve">cutadas no navegador, como </w:t>
      </w:r>
      <w:proofErr w:type="spellStart"/>
      <w:r w:rsidR="00B06874">
        <w:t>JavaS</w:t>
      </w:r>
      <w:r w:rsidRPr="00D93E1C">
        <w:t>cript</w:t>
      </w:r>
      <w:proofErr w:type="spellEnd"/>
      <w:r w:rsidRPr="00D93E1C">
        <w:t xml:space="preserve">, e limita o acesso </w:t>
      </w:r>
      <w:r w:rsidR="00B06874">
        <w:t>à</w:t>
      </w:r>
      <w:r w:rsidR="005E51DA">
        <w:t xml:space="preserve"> maioria das </w:t>
      </w:r>
      <w:r w:rsidRPr="00D93E1C">
        <w:t xml:space="preserve">propriedades entre páginas de domínios diferentes, </w:t>
      </w:r>
      <w:r w:rsidR="00E5373D">
        <w:t xml:space="preserve">como funções </w:t>
      </w:r>
      <w:proofErr w:type="spellStart"/>
      <w:r w:rsidR="00E5373D">
        <w:t>J</w:t>
      </w:r>
      <w:r w:rsidR="005E51DA">
        <w:t>ava</w:t>
      </w:r>
      <w:r w:rsidR="00E5373D">
        <w:t>S</w:t>
      </w:r>
      <w:r w:rsidR="005E51DA">
        <w:t>cript</w:t>
      </w:r>
      <w:proofErr w:type="spellEnd"/>
      <w:r w:rsidR="005E51DA">
        <w:t xml:space="preserve">, </w:t>
      </w:r>
      <w:proofErr w:type="spellStart"/>
      <w:r w:rsidR="005E51DA">
        <w:t>cookies</w:t>
      </w:r>
      <w:proofErr w:type="spellEnd"/>
      <w:r w:rsidR="005E51DA">
        <w:t xml:space="preserve"> e dados de formulários, </w:t>
      </w:r>
      <w:r w:rsidRPr="00D93E1C">
        <w:t>permitindo apenas que scripts rodando em páginas com o mesmo domínio, na mesma porta e através do mesmo protocolo acessem métodos e propriedades sem nenhum tipo de restrição.</w:t>
      </w:r>
    </w:p>
    <w:p w:rsidR="0039061E" w:rsidRPr="00D93E1C" w:rsidRDefault="00DE11A0" w:rsidP="00253D38">
      <w:pPr>
        <w:rPr>
          <w:b/>
          <w:bCs/>
          <w:szCs w:val="36"/>
        </w:rPr>
      </w:pPr>
      <w:r w:rsidRPr="00D93E1C">
        <w:t>Neste artigo abordarem</w:t>
      </w:r>
      <w:r w:rsidR="00ED1C1F" w:rsidRPr="00D93E1C">
        <w:t xml:space="preserve">os a utilização do padrão </w:t>
      </w:r>
      <w:proofErr w:type="spellStart"/>
      <w:r w:rsidR="00ED1C1F" w:rsidRPr="00D93E1C">
        <w:t>Cross-</w:t>
      </w:r>
      <w:r w:rsidRPr="00D93E1C">
        <w:t>Origin</w:t>
      </w:r>
      <w:proofErr w:type="spellEnd"/>
      <w:r w:rsidRPr="00D93E1C">
        <w:t xml:space="preserve"> </w:t>
      </w:r>
      <w:proofErr w:type="spellStart"/>
      <w:r w:rsidRPr="00D93E1C">
        <w:t>Resource</w:t>
      </w:r>
      <w:proofErr w:type="spellEnd"/>
      <w:r w:rsidRPr="00D93E1C">
        <w:t xml:space="preserve"> </w:t>
      </w:r>
      <w:proofErr w:type="spellStart"/>
      <w:r w:rsidRPr="00D93E1C">
        <w:t>Sharing</w:t>
      </w:r>
      <w:proofErr w:type="spellEnd"/>
      <w:r w:rsidRPr="00D93E1C">
        <w:t xml:space="preserve"> para permitir requisições </w:t>
      </w:r>
      <w:r w:rsidR="00B06874">
        <w:t>“</w:t>
      </w:r>
      <w:proofErr w:type="spellStart"/>
      <w:r w:rsidRPr="00D93E1C">
        <w:t>client-side</w:t>
      </w:r>
      <w:proofErr w:type="spellEnd"/>
      <w:r w:rsidR="00B06874">
        <w:t>”</w:t>
      </w:r>
      <w:r w:rsidRPr="00D93E1C">
        <w:t xml:space="preserve"> entre diferentes domínios, detalhando seu funcionamento teórico e demonstrando a sua aplicação prática através de um estudo de caso.</w:t>
      </w:r>
    </w:p>
    <w:p w:rsidR="00A77B3E" w:rsidRPr="00D93E1C" w:rsidRDefault="00DE11A0" w:rsidP="00253D38">
      <w:pPr>
        <w:pStyle w:val="Intertitulo"/>
      </w:pPr>
      <w:r w:rsidRPr="00D93E1C">
        <w:t xml:space="preserve">O conceito de segurança </w:t>
      </w:r>
      <w:proofErr w:type="spellStart"/>
      <w:r w:rsidRPr="00D93E1C">
        <w:t>Same</w:t>
      </w:r>
      <w:proofErr w:type="spellEnd"/>
      <w:r w:rsidRPr="00D93E1C">
        <w:t xml:space="preserve"> </w:t>
      </w:r>
      <w:proofErr w:type="spellStart"/>
      <w:r w:rsidRPr="00D93E1C">
        <w:t>Origin</w:t>
      </w:r>
      <w:proofErr w:type="spellEnd"/>
      <w:r w:rsidRPr="00D93E1C">
        <w:t xml:space="preserve"> </w:t>
      </w:r>
      <w:proofErr w:type="spellStart"/>
      <w:r w:rsidRPr="00D93E1C">
        <w:t>Policy</w:t>
      </w:r>
      <w:proofErr w:type="spellEnd"/>
    </w:p>
    <w:p w:rsidR="00A77B3E" w:rsidRPr="00D93E1C" w:rsidRDefault="00DE11A0" w:rsidP="00253D38">
      <w:r w:rsidRPr="00D93E1C">
        <w:t xml:space="preserve">O </w:t>
      </w:r>
      <w:proofErr w:type="spellStart"/>
      <w:r w:rsidRPr="00B06874">
        <w:rPr>
          <w:i/>
        </w:rPr>
        <w:t>Same</w:t>
      </w:r>
      <w:proofErr w:type="spellEnd"/>
      <w:r w:rsidRPr="00B06874">
        <w:rPr>
          <w:i/>
        </w:rPr>
        <w:t xml:space="preserve"> </w:t>
      </w:r>
      <w:proofErr w:type="spellStart"/>
      <w:r w:rsidRPr="00B06874">
        <w:rPr>
          <w:i/>
        </w:rPr>
        <w:t>Origin</w:t>
      </w:r>
      <w:proofErr w:type="spellEnd"/>
      <w:r w:rsidRPr="00B06874">
        <w:rPr>
          <w:i/>
        </w:rPr>
        <w:t xml:space="preserve"> </w:t>
      </w:r>
      <w:proofErr w:type="spellStart"/>
      <w:r w:rsidRPr="00B06874">
        <w:rPr>
          <w:i/>
        </w:rPr>
        <w:t>Policy</w:t>
      </w:r>
      <w:proofErr w:type="spellEnd"/>
      <w:r w:rsidRPr="00D93E1C">
        <w:t xml:space="preserve"> (SOP) é um conceito importante de segurança que surgiu no navegador Netscape 2.0 e define as restrições de segurança que um </w:t>
      </w:r>
      <w:proofErr w:type="spellStart"/>
      <w:r w:rsidRPr="00D93E1C">
        <w:t>Java</w:t>
      </w:r>
      <w:r w:rsidR="00B06874">
        <w:t>S</w:t>
      </w:r>
      <w:r w:rsidRPr="00D93E1C">
        <w:t>cript</w:t>
      </w:r>
      <w:proofErr w:type="spellEnd"/>
      <w:r w:rsidRPr="00D93E1C">
        <w:t xml:space="preserve"> pode ou não realizar em uma página web. O SOP previne que um documento ou script carregado em um site de uma determinada origem recupere ou altere as propriedades de um documento de uma outra origem. Essas propriedades, que podem ser cookies ou mesmo dados de um formulário, só podem ser acessadas por scripts providos pela mesma origem, protegendo a integridade e a confidencialidade destas informações.</w:t>
      </w:r>
    </w:p>
    <w:p w:rsidR="00521B12" w:rsidRPr="00E5373D" w:rsidRDefault="00DE11A0" w:rsidP="00253D38">
      <w:pPr>
        <w:rPr>
          <w:color w:val="000000" w:themeColor="text1"/>
        </w:rPr>
      </w:pPr>
      <w:r w:rsidRPr="00D93E1C">
        <w:t xml:space="preserve">O termo origem é definido pela combinação do protocolo, nome do </w:t>
      </w:r>
      <w:r w:rsidR="00B06874" w:rsidRPr="00D93E1C">
        <w:t>domínio</w:t>
      </w:r>
      <w:r w:rsidRPr="00D93E1C">
        <w:t xml:space="preserve"> e, por último, a porta TCP do documento HTML que está rodando o script. </w:t>
      </w:r>
      <w:r w:rsidR="00521B12" w:rsidRPr="00E5373D">
        <w:rPr>
          <w:color w:val="000000" w:themeColor="text1"/>
        </w:rPr>
        <w:t xml:space="preserve">Por exemplo, </w:t>
      </w:r>
      <w:hyperlink r:id="rId8" w:history="1">
        <w:r w:rsidR="00521B12" w:rsidRPr="00E5373D">
          <w:rPr>
            <w:i/>
            <w:color w:val="000000" w:themeColor="text1"/>
          </w:rPr>
          <w:t>http://foo.com:80</w:t>
        </w:r>
      </w:hyperlink>
      <w:r w:rsidR="00521B12" w:rsidRPr="00E5373D">
        <w:rPr>
          <w:color w:val="000000" w:themeColor="text1"/>
        </w:rPr>
        <w:t xml:space="preserve"> representa uma origem, onde HTTP é o protocolo utilizado, </w:t>
      </w:r>
      <w:hyperlink r:id="rId9" w:history="1">
        <w:r w:rsidR="00521B12" w:rsidRPr="00E5373D">
          <w:rPr>
            <w:i/>
            <w:color w:val="000000" w:themeColor="text1"/>
          </w:rPr>
          <w:t>foo.com</w:t>
        </w:r>
      </w:hyperlink>
      <w:r w:rsidR="00521B12" w:rsidRPr="00E5373D">
        <w:rPr>
          <w:color w:val="000000" w:themeColor="text1"/>
        </w:rPr>
        <w:t xml:space="preserve"> é o domínio da aplicação web e </w:t>
      </w:r>
      <w:r w:rsidR="00E5373D">
        <w:rPr>
          <w:color w:val="000000" w:themeColor="text1"/>
        </w:rPr>
        <w:t xml:space="preserve">80 é </w:t>
      </w:r>
      <w:r w:rsidR="00521B12" w:rsidRPr="00E5373D">
        <w:rPr>
          <w:color w:val="000000" w:themeColor="text1"/>
        </w:rPr>
        <w:t>a porta utilizada para receber as requisições.</w:t>
      </w:r>
    </w:p>
    <w:p w:rsidR="00A77B3E" w:rsidRPr="00D93E1C" w:rsidRDefault="00F53887" w:rsidP="00253D38">
      <w:r>
        <w:t>Im</w:t>
      </w:r>
      <w:r w:rsidR="00DE11A0" w:rsidRPr="00D93E1C">
        <w:t xml:space="preserve">aginemos um código </w:t>
      </w:r>
      <w:proofErr w:type="spellStart"/>
      <w:r w:rsidR="00DE11A0" w:rsidRPr="00D93E1C">
        <w:t>J</w:t>
      </w:r>
      <w:r w:rsidR="0039061E" w:rsidRPr="00D93E1C">
        <w:t>avaScript</w:t>
      </w:r>
      <w:proofErr w:type="spellEnd"/>
      <w:r w:rsidR="0039061E" w:rsidRPr="00D93E1C">
        <w:t xml:space="preserve"> carregado pela página </w:t>
      </w:r>
      <w:r w:rsidR="00DE11A0" w:rsidRPr="00B06874">
        <w:rPr>
          <w:i/>
        </w:rPr>
        <w:t>h</w:t>
      </w:r>
      <w:r w:rsidR="009B0828">
        <w:rPr>
          <w:i/>
        </w:rPr>
        <w:t>ttp://provider</w:t>
      </w:r>
      <w:r w:rsidR="00DE11A0" w:rsidRPr="00B06874">
        <w:rPr>
          <w:i/>
        </w:rPr>
        <w:t>.com.br/pagina.html</w:t>
      </w:r>
      <w:r w:rsidR="00DE11A0" w:rsidRPr="00D93E1C">
        <w:t xml:space="preserve"> tentando acessar pro</w:t>
      </w:r>
      <w:r w:rsidR="00B06874">
        <w:t xml:space="preserve">priedades de outras páginas. A </w:t>
      </w:r>
      <w:r w:rsidR="00B06874" w:rsidRPr="00B06874">
        <w:rPr>
          <w:b/>
        </w:rPr>
        <w:t>T</w:t>
      </w:r>
      <w:r w:rsidR="00DE11A0" w:rsidRPr="00B06874">
        <w:rPr>
          <w:b/>
        </w:rPr>
        <w:t>abela 1</w:t>
      </w:r>
      <w:r w:rsidR="00DE11A0" w:rsidRPr="00D93E1C">
        <w:t xml:space="preserve"> mostra o comportamento do navegador</w:t>
      </w:r>
      <w:r w:rsidR="00B06874">
        <w:t xml:space="preserve"> </w:t>
      </w:r>
      <w:r>
        <w:t>ao tentar se comunicar com cada origem apresentada na coluna URL</w:t>
      </w:r>
      <w:r w:rsidR="00B06874">
        <w:t>.</w:t>
      </w:r>
    </w:p>
    <w:p w:rsidR="00A77B3E" w:rsidRPr="00D93E1C" w:rsidRDefault="00A77B3E" w:rsidP="00253D38"/>
    <w:tbl>
      <w:tblPr>
        <w:tblStyle w:val="TableGrid"/>
        <w:tblW w:w="0" w:type="auto"/>
        <w:tblLook w:val="0000"/>
      </w:tblPr>
      <w:tblGrid>
        <w:gridCol w:w="5507"/>
        <w:gridCol w:w="1348"/>
        <w:gridCol w:w="2199"/>
      </w:tblGrid>
      <w:tr w:rsidR="00A77B3E" w:rsidRPr="0039061E">
        <w:tc>
          <w:tcPr>
            <w:tcW w:w="6075" w:type="dxa"/>
          </w:tcPr>
          <w:p w:rsidR="00A77B3E" w:rsidRPr="00253D38" w:rsidRDefault="00DE11A0" w:rsidP="00B06874">
            <w:pPr>
              <w:ind w:firstLine="0"/>
              <w:rPr>
                <w:b/>
              </w:rPr>
            </w:pPr>
            <w:r w:rsidRPr="00253D38">
              <w:rPr>
                <w:b/>
              </w:rPr>
              <w:t>URL</w:t>
            </w:r>
          </w:p>
        </w:tc>
        <w:tc>
          <w:tcPr>
            <w:tcW w:w="1440" w:type="dxa"/>
          </w:tcPr>
          <w:p w:rsidR="00A77B3E" w:rsidRPr="00253D38" w:rsidRDefault="00DE11A0" w:rsidP="00B06874">
            <w:pPr>
              <w:ind w:firstLine="0"/>
              <w:rPr>
                <w:b/>
              </w:rPr>
            </w:pPr>
            <w:r w:rsidRPr="00253D38">
              <w:rPr>
                <w:b/>
              </w:rPr>
              <w:t>Resultado</w:t>
            </w:r>
          </w:p>
        </w:tc>
        <w:tc>
          <w:tcPr>
            <w:tcW w:w="3120" w:type="dxa"/>
          </w:tcPr>
          <w:p w:rsidR="00A77B3E" w:rsidRPr="00253D38" w:rsidRDefault="00DE11A0" w:rsidP="00B06874">
            <w:pPr>
              <w:ind w:firstLine="0"/>
              <w:rPr>
                <w:b/>
              </w:rPr>
            </w:pPr>
            <w:r w:rsidRPr="00253D38">
              <w:rPr>
                <w:b/>
              </w:rPr>
              <w:t>Motivo</w:t>
            </w:r>
          </w:p>
        </w:tc>
      </w:tr>
      <w:tr w:rsidR="00A77B3E" w:rsidRPr="0039061E">
        <w:tc>
          <w:tcPr>
            <w:tcW w:w="6075" w:type="dxa"/>
          </w:tcPr>
          <w:p w:rsidR="00A77B3E" w:rsidRPr="00253D38" w:rsidRDefault="00DE11A0" w:rsidP="009B0828">
            <w:pPr>
              <w:ind w:firstLine="0"/>
            </w:pPr>
            <w:r w:rsidRPr="00253D38">
              <w:t>http://</w:t>
            </w:r>
            <w:r w:rsidR="009B0828">
              <w:t>provider</w:t>
            </w:r>
            <w:r w:rsidRPr="00253D38">
              <w:t>.com.br/recursos2/pagina2.html</w:t>
            </w:r>
          </w:p>
        </w:tc>
        <w:tc>
          <w:tcPr>
            <w:tcW w:w="1440" w:type="dxa"/>
          </w:tcPr>
          <w:p w:rsidR="00A77B3E" w:rsidRPr="00253D38" w:rsidRDefault="00DE11A0" w:rsidP="00B06874">
            <w:pPr>
              <w:ind w:firstLine="0"/>
            </w:pPr>
            <w:r w:rsidRPr="00253D38">
              <w:t>Sucesso</w:t>
            </w:r>
          </w:p>
        </w:tc>
        <w:tc>
          <w:tcPr>
            <w:tcW w:w="3120" w:type="dxa"/>
          </w:tcPr>
          <w:p w:rsidR="00A77B3E" w:rsidRPr="00253D38" w:rsidRDefault="00DE11A0" w:rsidP="00B06874">
            <w:pPr>
              <w:ind w:firstLine="0"/>
            </w:pPr>
            <w:r w:rsidRPr="00253D38">
              <w:t>Mesmo protocolo e domínio</w:t>
            </w:r>
          </w:p>
        </w:tc>
      </w:tr>
      <w:tr w:rsidR="00A77B3E" w:rsidRPr="0039061E">
        <w:tc>
          <w:tcPr>
            <w:tcW w:w="6075" w:type="dxa"/>
          </w:tcPr>
          <w:p w:rsidR="00A77B3E" w:rsidRPr="00253D38" w:rsidRDefault="00DE11A0" w:rsidP="009B0828">
            <w:pPr>
              <w:ind w:firstLine="0"/>
            </w:pPr>
            <w:r w:rsidRPr="00253D38">
              <w:t>http://</w:t>
            </w:r>
            <w:r w:rsidR="009B0828">
              <w:t>provider</w:t>
            </w:r>
            <w:r w:rsidRPr="00253D38">
              <w:t>.com.br/recursos/dir/pagina3.html</w:t>
            </w:r>
          </w:p>
        </w:tc>
        <w:tc>
          <w:tcPr>
            <w:tcW w:w="1440" w:type="dxa"/>
          </w:tcPr>
          <w:p w:rsidR="00A77B3E" w:rsidRPr="00253D38" w:rsidRDefault="00DE11A0" w:rsidP="00B06874">
            <w:pPr>
              <w:ind w:firstLine="0"/>
            </w:pPr>
            <w:r w:rsidRPr="00253D38">
              <w:t>Sucesso</w:t>
            </w:r>
          </w:p>
        </w:tc>
        <w:tc>
          <w:tcPr>
            <w:tcW w:w="3120" w:type="dxa"/>
          </w:tcPr>
          <w:p w:rsidR="00A77B3E" w:rsidRPr="00253D38" w:rsidRDefault="00DE11A0" w:rsidP="00B06874">
            <w:pPr>
              <w:ind w:firstLine="0"/>
            </w:pPr>
            <w:r w:rsidRPr="00253D38">
              <w:t>Mesmo protocolo e domínio</w:t>
            </w:r>
          </w:p>
        </w:tc>
      </w:tr>
      <w:tr w:rsidR="00A77B3E" w:rsidRPr="0039061E">
        <w:tc>
          <w:tcPr>
            <w:tcW w:w="6075" w:type="dxa"/>
          </w:tcPr>
          <w:p w:rsidR="00A77B3E" w:rsidRPr="00253D38" w:rsidRDefault="009B0828" w:rsidP="009B0828">
            <w:pPr>
              <w:ind w:firstLine="0"/>
            </w:pPr>
            <w:r>
              <w:t>https://</w:t>
            </w:r>
            <w:r w:rsidR="00DE11A0" w:rsidRPr="00253D38">
              <w:t>provider.com.br/seguranca.html</w:t>
            </w:r>
          </w:p>
        </w:tc>
        <w:tc>
          <w:tcPr>
            <w:tcW w:w="1440" w:type="dxa"/>
          </w:tcPr>
          <w:p w:rsidR="00A77B3E" w:rsidRPr="00253D38" w:rsidRDefault="00DE11A0" w:rsidP="00B06874">
            <w:pPr>
              <w:ind w:firstLine="0"/>
            </w:pPr>
            <w:r w:rsidRPr="00253D38">
              <w:t>Falha</w:t>
            </w:r>
          </w:p>
        </w:tc>
        <w:tc>
          <w:tcPr>
            <w:tcW w:w="3120" w:type="dxa"/>
          </w:tcPr>
          <w:p w:rsidR="00A77B3E" w:rsidRPr="00253D38" w:rsidRDefault="00DE11A0" w:rsidP="00B06874">
            <w:pPr>
              <w:ind w:firstLine="0"/>
            </w:pPr>
            <w:r w:rsidRPr="00253D38">
              <w:t>Protocolo diferente</w:t>
            </w:r>
          </w:p>
        </w:tc>
      </w:tr>
      <w:tr w:rsidR="00A77B3E" w:rsidRPr="0039061E">
        <w:tc>
          <w:tcPr>
            <w:tcW w:w="6075" w:type="dxa"/>
          </w:tcPr>
          <w:p w:rsidR="00A77B3E" w:rsidRPr="00535278" w:rsidRDefault="000D7327" w:rsidP="009B0828">
            <w:pPr>
              <w:ind w:firstLine="0"/>
            </w:pPr>
            <w:r w:rsidRPr="00535278">
              <w:t>http://provider.com.br:81/recursos/etc.html</w:t>
            </w:r>
          </w:p>
        </w:tc>
        <w:tc>
          <w:tcPr>
            <w:tcW w:w="1440" w:type="dxa"/>
          </w:tcPr>
          <w:p w:rsidR="00A77B3E" w:rsidRPr="00253D38" w:rsidRDefault="00DE11A0" w:rsidP="00B06874">
            <w:pPr>
              <w:ind w:firstLine="0"/>
            </w:pPr>
            <w:r w:rsidRPr="00253D38">
              <w:t>Falha</w:t>
            </w:r>
          </w:p>
        </w:tc>
        <w:tc>
          <w:tcPr>
            <w:tcW w:w="3120" w:type="dxa"/>
          </w:tcPr>
          <w:p w:rsidR="00A77B3E" w:rsidRPr="00253D38" w:rsidRDefault="00DE11A0" w:rsidP="00B06874">
            <w:pPr>
              <w:ind w:firstLine="0"/>
            </w:pPr>
            <w:r w:rsidRPr="00253D38">
              <w:t>Porta diferente</w:t>
            </w:r>
          </w:p>
        </w:tc>
      </w:tr>
      <w:tr w:rsidR="00A77B3E" w:rsidRPr="0039061E">
        <w:tc>
          <w:tcPr>
            <w:tcW w:w="6075" w:type="dxa"/>
          </w:tcPr>
          <w:p w:rsidR="00A77B3E" w:rsidRPr="00253D38" w:rsidRDefault="00DE11A0" w:rsidP="009B0828">
            <w:pPr>
              <w:ind w:firstLine="0"/>
            </w:pPr>
            <w:r w:rsidRPr="00253D38">
              <w:t>http://</w:t>
            </w:r>
            <w:r w:rsidR="000D7327">
              <w:t>devmedia</w:t>
            </w:r>
            <w:r w:rsidRPr="00253D38">
              <w:t>.com.br/recursos/pagina.html</w:t>
            </w:r>
          </w:p>
        </w:tc>
        <w:tc>
          <w:tcPr>
            <w:tcW w:w="1440" w:type="dxa"/>
          </w:tcPr>
          <w:p w:rsidR="00A77B3E" w:rsidRPr="00253D38" w:rsidRDefault="00DE11A0" w:rsidP="00B06874">
            <w:pPr>
              <w:ind w:firstLine="0"/>
            </w:pPr>
            <w:r w:rsidRPr="00253D38">
              <w:t>Falha</w:t>
            </w:r>
          </w:p>
        </w:tc>
        <w:tc>
          <w:tcPr>
            <w:tcW w:w="3120" w:type="dxa"/>
          </w:tcPr>
          <w:p w:rsidR="00A77B3E" w:rsidRPr="00253D38" w:rsidRDefault="00DE11A0" w:rsidP="00B06874">
            <w:pPr>
              <w:ind w:firstLine="0"/>
            </w:pPr>
            <w:r w:rsidRPr="00253D38">
              <w:t>Domínio diferente</w:t>
            </w:r>
          </w:p>
        </w:tc>
      </w:tr>
    </w:tbl>
    <w:p w:rsidR="00A77B3E" w:rsidRDefault="00DE11A0" w:rsidP="00253D38">
      <w:pPr>
        <w:pStyle w:val="FiguraLegenda"/>
        <w:ind w:firstLine="0"/>
      </w:pPr>
      <w:r w:rsidRPr="00253D38">
        <w:rPr>
          <w:b/>
        </w:rPr>
        <w:t>Tabela 1</w:t>
      </w:r>
      <w:r w:rsidR="00253D38" w:rsidRPr="00253D38">
        <w:rPr>
          <w:b/>
        </w:rPr>
        <w:t>.</w:t>
      </w:r>
      <w:r w:rsidRPr="00D93E1C">
        <w:t xml:space="preserve"> Resultados obtidos por requisições</w:t>
      </w:r>
      <w:r w:rsidR="000D7327">
        <w:t xml:space="preserve"> disparadas da origem http://</w:t>
      </w:r>
      <w:r w:rsidRPr="00D93E1C">
        <w:t>provider.</w:t>
      </w:r>
      <w:r w:rsidR="000D7327">
        <w:t xml:space="preserve"> </w:t>
      </w:r>
      <w:r w:rsidR="00253D38">
        <w:t>com.br/recursos/pagina.html</w:t>
      </w:r>
      <w:r w:rsidRPr="00D93E1C">
        <w:t>.</w:t>
      </w:r>
    </w:p>
    <w:p w:rsidR="00A77B3E" w:rsidRPr="00253D38" w:rsidRDefault="00DE11A0" w:rsidP="00253D38">
      <w:pPr>
        <w:pStyle w:val="Intertitulo"/>
        <w:rPr>
          <w:lang w:val="en-US"/>
        </w:rPr>
      </w:pPr>
      <w:r w:rsidRPr="00253D38">
        <w:rPr>
          <w:lang w:val="en-US"/>
        </w:rPr>
        <w:t xml:space="preserve">A </w:t>
      </w:r>
      <w:proofErr w:type="spellStart"/>
      <w:r w:rsidRPr="00253D38">
        <w:rPr>
          <w:lang w:val="en-US"/>
        </w:rPr>
        <w:t>solução</w:t>
      </w:r>
      <w:proofErr w:type="spellEnd"/>
      <w:r w:rsidRPr="00253D38">
        <w:rPr>
          <w:lang w:val="en-US"/>
        </w:rPr>
        <w:t xml:space="preserve"> Cross-Origin Resource Sharing</w:t>
      </w:r>
    </w:p>
    <w:p w:rsidR="00A77B3E" w:rsidRPr="003733DF" w:rsidRDefault="00DE11A0" w:rsidP="00F446CB">
      <w:r w:rsidRPr="00D93E1C">
        <w:t xml:space="preserve">O </w:t>
      </w:r>
      <w:proofErr w:type="spellStart"/>
      <w:r w:rsidRPr="00D93E1C">
        <w:t>Cross-Origin</w:t>
      </w:r>
      <w:proofErr w:type="spellEnd"/>
      <w:r w:rsidRPr="00D93E1C">
        <w:t xml:space="preserve"> </w:t>
      </w:r>
      <w:proofErr w:type="spellStart"/>
      <w:r w:rsidRPr="00D93E1C">
        <w:t>Resource</w:t>
      </w:r>
      <w:proofErr w:type="spellEnd"/>
      <w:r w:rsidRPr="00D93E1C">
        <w:t xml:space="preserve"> </w:t>
      </w:r>
      <w:proofErr w:type="spellStart"/>
      <w:r w:rsidRPr="00D93E1C">
        <w:t>Sharing</w:t>
      </w:r>
      <w:proofErr w:type="spellEnd"/>
      <w:r w:rsidRPr="00D93E1C">
        <w:t xml:space="preserve"> (CORS) é uma especificação que consiste na troca de cabeçalhos HTTP entre cliente e servidor permitindo o sucesso de requisições entre </w:t>
      </w:r>
      <w:r w:rsidR="00B06874" w:rsidRPr="00D93E1C">
        <w:t>domínios</w:t>
      </w:r>
      <w:r w:rsidRPr="00D93E1C">
        <w:t xml:space="preserve"> diferentes. Desta forma os </w:t>
      </w:r>
      <w:r w:rsidRPr="003733DF">
        <w:t>navegadores são capazes de realizar chamadas HTTP com</w:t>
      </w:r>
      <w:r w:rsidR="00B06874" w:rsidRPr="003733DF">
        <w:t xml:space="preserve"> o uso de scripts para outros domí</w:t>
      </w:r>
      <w:r w:rsidRPr="003733DF">
        <w:t xml:space="preserve">nios. </w:t>
      </w:r>
      <w:r w:rsidR="009468A8" w:rsidRPr="003733DF">
        <w:t xml:space="preserve">Este tipo de mecanismo nos permite realizar o consumo </w:t>
      </w:r>
      <w:r w:rsidR="00A95A2A" w:rsidRPr="003733DF">
        <w:t xml:space="preserve">de </w:t>
      </w:r>
      <w:proofErr w:type="spellStart"/>
      <w:r w:rsidR="00A95A2A" w:rsidRPr="003733DF">
        <w:t>APIs</w:t>
      </w:r>
      <w:proofErr w:type="spellEnd"/>
      <w:r w:rsidR="00A95A2A" w:rsidRPr="003733DF">
        <w:t xml:space="preserve"> de diversos provedores</w:t>
      </w:r>
      <w:r w:rsidR="00E5373D">
        <w:t>,</w:t>
      </w:r>
      <w:r w:rsidR="009468A8" w:rsidRPr="003733DF">
        <w:t xml:space="preserve"> não ficando restrito apenas ao uso </w:t>
      </w:r>
      <w:r w:rsidR="00A95A2A" w:rsidRPr="003733DF">
        <w:t xml:space="preserve">do </w:t>
      </w:r>
      <w:r w:rsidR="009468A8" w:rsidRPr="003733DF">
        <w:t xml:space="preserve">método HTTP </w:t>
      </w:r>
      <w:proofErr w:type="spellStart"/>
      <w:r w:rsidR="009468A8" w:rsidRPr="003733DF">
        <w:t>Get</w:t>
      </w:r>
      <w:proofErr w:type="spellEnd"/>
      <w:r w:rsidR="00A95A2A" w:rsidRPr="003733DF">
        <w:t>, como no padrão JSONP</w:t>
      </w:r>
      <w:r w:rsidR="009468A8" w:rsidRPr="003733DF">
        <w:t>.</w:t>
      </w:r>
    </w:p>
    <w:p w:rsidR="00A77B3E" w:rsidRPr="00D93E1C" w:rsidRDefault="00DE11A0" w:rsidP="00253D38">
      <w:r w:rsidRPr="00D93E1C">
        <w:t>Os navegadores que implementam esta especificação possuem recursos próprios para realizar tarefas inerentes ao processo de determinação e validação da origem das requisições, como autenticação HTTP, criação e manutenção de cookies e maneiras de comparar informações, especialmente na forma de cabeçalhos enviados por ambos os lados envolvidos na comunicação.</w:t>
      </w:r>
    </w:p>
    <w:p w:rsidR="00A77B3E" w:rsidRPr="0039061E" w:rsidRDefault="00DE11A0" w:rsidP="00253D38">
      <w:pPr>
        <w:pStyle w:val="Intertitulo2"/>
      </w:pPr>
      <w:r w:rsidRPr="0039061E">
        <w:t>Como funciona</w:t>
      </w:r>
    </w:p>
    <w:p w:rsidR="00EF0FA9" w:rsidRDefault="00DE11A0" w:rsidP="00EF0FA9">
      <w:r w:rsidRPr="00D93E1C">
        <w:t xml:space="preserve">Os navegadores, como o Firefox </w:t>
      </w:r>
      <w:r w:rsidR="00FB5642">
        <w:t>6 e Safari 5</w:t>
      </w:r>
      <w:r w:rsidRPr="00D93E1C">
        <w:t xml:space="preserve">, utilizam o objeto </w:t>
      </w:r>
      <w:proofErr w:type="spellStart"/>
      <w:r w:rsidRPr="00B41EB0">
        <w:rPr>
          <w:b/>
        </w:rPr>
        <w:t>XMLHttpRequest</w:t>
      </w:r>
      <w:proofErr w:type="spellEnd"/>
      <w:r w:rsidRPr="00D93E1C">
        <w:t xml:space="preserve"> como um container da API que implementa as funcionalidades de um </w:t>
      </w:r>
      <w:r w:rsidR="003B2C98">
        <w:t>“</w:t>
      </w:r>
      <w:r w:rsidRPr="00D93E1C">
        <w:t>cliente HTTP</w:t>
      </w:r>
      <w:r w:rsidR="003B2C98">
        <w:t>”</w:t>
      </w:r>
      <w:r w:rsidR="00A852BD">
        <w:t>. O Internet Explorer, nas versões 8 e 9,</w:t>
      </w:r>
      <w:r w:rsidRPr="00D93E1C">
        <w:t xml:space="preserve"> implementa parte desta API através do objeto </w:t>
      </w:r>
      <w:proofErr w:type="spellStart"/>
      <w:r w:rsidRPr="00B41EB0">
        <w:rPr>
          <w:b/>
        </w:rPr>
        <w:t>XDomainRequest</w:t>
      </w:r>
      <w:proofErr w:type="spellEnd"/>
      <w:r w:rsidRPr="00D93E1C">
        <w:t xml:space="preserve">, que é similar ao </w:t>
      </w:r>
      <w:proofErr w:type="spellStart"/>
      <w:r w:rsidRPr="00B41EB0">
        <w:rPr>
          <w:b/>
        </w:rPr>
        <w:t>XMLHttpRequest</w:t>
      </w:r>
      <w:proofErr w:type="spellEnd"/>
      <w:r w:rsidRPr="00D93E1C">
        <w:t xml:space="preserve">, e também funciona como um container. </w:t>
      </w:r>
    </w:p>
    <w:p w:rsidR="00EF0FA9" w:rsidRPr="00D93E1C" w:rsidRDefault="00082E78" w:rsidP="00EF0FA9">
      <w:pPr>
        <w:pStyle w:val="Dica"/>
        <w:numPr>
          <w:ins w:id="1" w:author="Paulo Rendeiro" w:date="2011-09-06T14:13:00Z"/>
        </w:numPr>
      </w:pPr>
      <w:r>
        <w:t xml:space="preserve">Uma </w:t>
      </w:r>
      <w:r w:rsidR="00BE6510">
        <w:t>alternativa</w:t>
      </w:r>
      <w:r>
        <w:t xml:space="preserve"> seria o uso da biblioteca </w:t>
      </w:r>
      <w:proofErr w:type="spellStart"/>
      <w:r>
        <w:t>JavaScript</w:t>
      </w:r>
      <w:proofErr w:type="spellEnd"/>
      <w:r>
        <w:t xml:space="preserve"> </w:t>
      </w:r>
      <w:proofErr w:type="spellStart"/>
      <w:r>
        <w:t>JQuery</w:t>
      </w:r>
      <w:proofErr w:type="spellEnd"/>
      <w:r w:rsidR="00437C1E">
        <w:t xml:space="preserve"> 1.5.1</w:t>
      </w:r>
      <w:r w:rsidR="00114B69">
        <w:t>,</w:t>
      </w:r>
      <w:r w:rsidR="00437C1E">
        <w:t xml:space="preserve"> ou superior</w:t>
      </w:r>
      <w:r w:rsidR="00114B69">
        <w:t>,</w:t>
      </w:r>
      <w:r w:rsidR="00437C1E">
        <w:t xml:space="preserve"> que encapsula a lógica de criação </w:t>
      </w:r>
      <w:r w:rsidR="00C41407">
        <w:t xml:space="preserve">dos </w:t>
      </w:r>
      <w:r w:rsidR="00437C1E">
        <w:t>objetos</w:t>
      </w:r>
      <w:r w:rsidR="00C41407">
        <w:t xml:space="preserve"> </w:t>
      </w:r>
      <w:proofErr w:type="spellStart"/>
      <w:r w:rsidR="00C41407" w:rsidRPr="00B41EB0">
        <w:rPr>
          <w:b/>
        </w:rPr>
        <w:t>XMLHttpRequest</w:t>
      </w:r>
      <w:proofErr w:type="spellEnd"/>
      <w:r w:rsidR="00C41407">
        <w:t xml:space="preserve"> e </w:t>
      </w:r>
      <w:proofErr w:type="spellStart"/>
      <w:r w:rsidR="00C41407" w:rsidRPr="00B41EB0">
        <w:rPr>
          <w:b/>
        </w:rPr>
        <w:t>XDomainRequest</w:t>
      </w:r>
      <w:proofErr w:type="spellEnd"/>
      <w:r w:rsidR="00437C1E">
        <w:t xml:space="preserve"> de acordo com o navegador e fornece uma interface amigável para </w:t>
      </w:r>
      <w:r w:rsidR="007516A5">
        <w:t>utilização. O link da documentação encontra-se nas refer</w:t>
      </w:r>
      <w:r w:rsidR="00903281">
        <w:t>ê</w:t>
      </w:r>
      <w:r w:rsidR="007516A5">
        <w:t>ncias deste artigo</w:t>
      </w:r>
      <w:r w:rsidR="00437C1E">
        <w:t>.</w:t>
      </w:r>
    </w:p>
    <w:p w:rsidR="00A77B3E" w:rsidRPr="00D93E1C" w:rsidRDefault="00DE11A0" w:rsidP="00253D38">
      <w:r w:rsidRPr="00D93E1C">
        <w:t>Estes navegadores trabalham da seguinte maneira:</w:t>
      </w:r>
    </w:p>
    <w:p w:rsidR="00A77B3E" w:rsidRPr="00D93E1C" w:rsidRDefault="003B2C98" w:rsidP="00253D38">
      <w:pPr>
        <w:pStyle w:val="ListParagraph"/>
        <w:numPr>
          <w:ilvl w:val="0"/>
          <w:numId w:val="41"/>
        </w:numPr>
      </w:pPr>
      <w:r w:rsidRPr="00D93E1C">
        <w:t>O</w:t>
      </w:r>
      <w:r w:rsidR="00DE11A0" w:rsidRPr="00D93E1C">
        <w:t xml:space="preserve"> cliente envia um cabeçalho chamado </w:t>
      </w:r>
      <w:r>
        <w:t>“</w:t>
      </w:r>
      <w:r w:rsidR="00DE11A0" w:rsidRPr="00D93E1C">
        <w:t>ORIGIN</w:t>
      </w:r>
      <w:r>
        <w:t>”</w:t>
      </w:r>
      <w:r w:rsidR="00A852BD">
        <w:t>, que contém a origem da requisição, ou seja,</w:t>
      </w:r>
      <w:r w:rsidR="00DE11A0" w:rsidRPr="00D93E1C">
        <w:t xml:space="preserve"> protocolo</w:t>
      </w:r>
      <w:r w:rsidR="00A852BD">
        <w:t>,</w:t>
      </w:r>
      <w:r w:rsidR="00DE11A0" w:rsidRPr="00D93E1C">
        <w:t xml:space="preserve"> </w:t>
      </w:r>
      <w:r w:rsidRPr="00D93E1C">
        <w:t>domínio</w:t>
      </w:r>
      <w:r w:rsidR="00A852BD">
        <w:t xml:space="preserve"> e porta</w:t>
      </w:r>
      <w:r w:rsidR="00DE11A0" w:rsidRPr="00D93E1C">
        <w:t xml:space="preserve"> da página solicitante;</w:t>
      </w:r>
    </w:p>
    <w:p w:rsidR="00A77B3E" w:rsidRPr="00D93E1C" w:rsidRDefault="003B2C98" w:rsidP="00253D38">
      <w:pPr>
        <w:pStyle w:val="ListParagraph"/>
        <w:numPr>
          <w:ilvl w:val="0"/>
          <w:numId w:val="41"/>
        </w:numPr>
      </w:pPr>
      <w:r w:rsidRPr="00D93E1C">
        <w:t>O</w:t>
      </w:r>
      <w:r w:rsidR="00DE11A0" w:rsidRPr="00D93E1C">
        <w:t xml:space="preserve"> servidor, adequadamente preparado para receber esta requisição, aceita ou não a origem informada, e em caso positivo, responde com o cabeçalho </w:t>
      </w:r>
      <w:r>
        <w:t>“</w:t>
      </w:r>
      <w:proofErr w:type="spellStart"/>
      <w:r>
        <w:t>Access-Control-Allow-Origin</w:t>
      </w:r>
      <w:proofErr w:type="spellEnd"/>
      <w:r>
        <w:t>”,</w:t>
      </w:r>
      <w:r w:rsidR="00DE11A0" w:rsidRPr="00D93E1C">
        <w:t xml:space="preserve"> que indica os domínios com permissão de acesso ao recurso, ou o valor "*" (aster</w:t>
      </w:r>
      <w:r>
        <w:t>isco) se for um recurso público.</w:t>
      </w:r>
    </w:p>
    <w:p w:rsidR="00A77B3E" w:rsidRPr="00D93E1C" w:rsidRDefault="00A77B3E" w:rsidP="00253D38"/>
    <w:p w:rsidR="00E73F9F" w:rsidRDefault="00DE11A0" w:rsidP="00E03100">
      <w:r w:rsidRPr="00D93E1C">
        <w:t>O padrão CORS trabalha adicionando novos cabeçalhos HTTP</w:t>
      </w:r>
      <w:r w:rsidR="000249D4">
        <w:t>, nas requisições do cliente e nas respostas do servidor,</w:t>
      </w:r>
      <w:r w:rsidR="00A852BD">
        <w:t xml:space="preserve"> </w:t>
      </w:r>
      <w:r w:rsidRPr="00D93E1C">
        <w:t xml:space="preserve">que permitem aos servidores disponibilizarem recursos a </w:t>
      </w:r>
      <w:r w:rsidR="000249D4">
        <w:t>origens autorizadas</w:t>
      </w:r>
      <w:r w:rsidRPr="00D93E1C">
        <w:t xml:space="preserve">. </w:t>
      </w:r>
    </w:p>
    <w:p w:rsidR="00A852BD" w:rsidRDefault="00E03100" w:rsidP="00E03100">
      <w:r>
        <w:t xml:space="preserve">A </w:t>
      </w:r>
      <w:r w:rsidRPr="00253D38">
        <w:rPr>
          <w:b/>
        </w:rPr>
        <w:t>Figura 1</w:t>
      </w:r>
      <w:r w:rsidR="003937D6">
        <w:t xml:space="preserve"> demonstra como os navegadores trabalham, conforme o fluxo descrito acima.</w:t>
      </w:r>
    </w:p>
    <w:p w:rsidR="00A77B3E" w:rsidRDefault="00D95D5F" w:rsidP="003937D6">
      <w:pPr>
        <w:jc w:val="left"/>
      </w:pPr>
      <w:r>
        <w:rPr>
          <w:noProof/>
          <w:lang w:val="en-US" w:eastAsia="en-US"/>
        </w:rPr>
        <w:drawing>
          <wp:inline distT="0" distB="0" distL="0" distR="0">
            <wp:extent cx="4114800" cy="2690446"/>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rcRect/>
                    <a:stretch>
                      <a:fillRect/>
                    </a:stretch>
                  </pic:blipFill>
                  <pic:spPr bwMode="auto">
                    <a:xfrm>
                      <a:off x="0" y="0"/>
                      <a:ext cx="4114800" cy="2690446"/>
                    </a:xfrm>
                    <a:prstGeom prst="rect">
                      <a:avLst/>
                    </a:prstGeom>
                    <a:noFill/>
                    <a:ln>
                      <a:noFill/>
                    </a:ln>
                  </pic:spPr>
                </pic:pic>
              </a:graphicData>
            </a:graphic>
          </wp:inline>
        </w:drawing>
      </w:r>
    </w:p>
    <w:p w:rsidR="004D4CFB" w:rsidRPr="00D93E1C" w:rsidRDefault="004D4CFB" w:rsidP="003937D6">
      <w:pPr>
        <w:pStyle w:val="FiguraLegenda"/>
        <w:jc w:val="left"/>
      </w:pPr>
      <w:r w:rsidRPr="00253D38">
        <w:rPr>
          <w:b/>
        </w:rPr>
        <w:t>Figura 1</w:t>
      </w:r>
      <w:r>
        <w:rPr>
          <w:b/>
        </w:rPr>
        <w:t>.</w:t>
      </w:r>
      <w:r w:rsidRPr="00D93E1C">
        <w:t xml:space="preserve"> </w:t>
      </w:r>
      <w:r w:rsidR="00B60FD8">
        <w:t xml:space="preserve">Fluxo </w:t>
      </w:r>
      <w:r w:rsidR="003937D6">
        <w:t>de requisições GET e POST simples</w:t>
      </w:r>
      <w:r w:rsidR="00E5373D">
        <w:t>.</w:t>
      </w:r>
    </w:p>
    <w:p w:rsidR="00A77B3E" w:rsidRPr="0039061E" w:rsidRDefault="00DE11A0" w:rsidP="00253D38">
      <w:pPr>
        <w:pStyle w:val="Intertitulo2"/>
      </w:pPr>
      <w:r w:rsidRPr="0039061E">
        <w:t>A requisição "</w:t>
      </w:r>
      <w:proofErr w:type="spellStart"/>
      <w:r w:rsidRPr="0039061E">
        <w:t>Preflighted</w:t>
      </w:r>
      <w:proofErr w:type="spellEnd"/>
      <w:r w:rsidRPr="0039061E">
        <w:t>"</w:t>
      </w:r>
    </w:p>
    <w:p w:rsidR="00A77B3E" w:rsidRPr="00D93E1C" w:rsidRDefault="00DE11A0" w:rsidP="00253D38">
      <w:r w:rsidRPr="00D93E1C">
        <w:t xml:space="preserve">A especificação obriga que requisições que não utilizem </w:t>
      </w:r>
      <w:r w:rsidR="00F37C26">
        <w:t xml:space="preserve">os verbos </w:t>
      </w:r>
      <w:r w:rsidRPr="00D93E1C">
        <w:t>GET ou POST, ou</w:t>
      </w:r>
      <w:r w:rsidR="00F37C26">
        <w:t xml:space="preserve"> mesmo requisições que utilizem</w:t>
      </w:r>
      <w:r w:rsidRPr="00D93E1C">
        <w:t xml:space="preserve"> POST para enviar dados com tipo de conteúdo diferente de </w:t>
      </w:r>
      <w:r w:rsidRPr="00E5373D">
        <w:rPr>
          <w:i/>
        </w:rPr>
        <w:t>application/</w:t>
      </w:r>
      <w:proofErr w:type="spellStart"/>
      <w:r w:rsidRPr="00E5373D">
        <w:rPr>
          <w:i/>
        </w:rPr>
        <w:t>x-www-form-urlencoded</w:t>
      </w:r>
      <w:proofErr w:type="spellEnd"/>
      <w:r w:rsidRPr="00D93E1C">
        <w:t xml:space="preserve">, </w:t>
      </w:r>
      <w:proofErr w:type="spellStart"/>
      <w:r w:rsidRPr="00E5373D">
        <w:rPr>
          <w:i/>
        </w:rPr>
        <w:t>multipart</w:t>
      </w:r>
      <w:proofErr w:type="spellEnd"/>
      <w:r w:rsidRPr="00E5373D">
        <w:rPr>
          <w:i/>
        </w:rPr>
        <w:t>/</w:t>
      </w:r>
      <w:proofErr w:type="spellStart"/>
      <w:r w:rsidRPr="00E5373D">
        <w:rPr>
          <w:i/>
        </w:rPr>
        <w:t>form-data</w:t>
      </w:r>
      <w:proofErr w:type="spellEnd"/>
      <w:r w:rsidRPr="00D93E1C">
        <w:t xml:space="preserve">, ou </w:t>
      </w:r>
      <w:proofErr w:type="spellStart"/>
      <w:r w:rsidRPr="00E5373D">
        <w:rPr>
          <w:i/>
        </w:rPr>
        <w:t>text</w:t>
      </w:r>
      <w:proofErr w:type="spellEnd"/>
      <w:r w:rsidRPr="00E5373D">
        <w:rPr>
          <w:i/>
        </w:rPr>
        <w:t>/</w:t>
      </w:r>
      <w:proofErr w:type="spellStart"/>
      <w:r w:rsidRPr="00E5373D">
        <w:rPr>
          <w:i/>
        </w:rPr>
        <w:t>plain</w:t>
      </w:r>
      <w:proofErr w:type="spellEnd"/>
      <w:r w:rsidRPr="00D93E1C">
        <w:t xml:space="preserve"> e com cabeçalhos customizados sejam </w:t>
      </w:r>
      <w:proofErr w:type="spellStart"/>
      <w:r w:rsidRPr="00D93E1C">
        <w:rPr>
          <w:i/>
          <w:iCs/>
        </w:rPr>
        <w:t>preflighted</w:t>
      </w:r>
      <w:proofErr w:type="spellEnd"/>
      <w:r w:rsidRPr="00253D38">
        <w:rPr>
          <w:iCs/>
        </w:rPr>
        <w:t>.</w:t>
      </w:r>
      <w:r w:rsidR="00F37C26">
        <w:rPr>
          <w:iCs/>
        </w:rPr>
        <w:t xml:space="preserve"> Esta determinação serve para mitigar possíveis ataques contra os recursos disponibilizados, evitando assim que dados sensíveis possam ser alterados facil</w:t>
      </w:r>
      <w:r w:rsidR="00C94784">
        <w:rPr>
          <w:iCs/>
        </w:rPr>
        <w:t>mente.</w:t>
      </w:r>
    </w:p>
    <w:p w:rsidR="00A77B3E" w:rsidRPr="00D93E1C" w:rsidRDefault="00DE11A0" w:rsidP="00253D38">
      <w:r w:rsidRPr="00D93E1C">
        <w:t xml:space="preserve">A requisição </w:t>
      </w:r>
      <w:proofErr w:type="spellStart"/>
      <w:r w:rsidRPr="00D93E1C">
        <w:rPr>
          <w:i/>
          <w:iCs/>
        </w:rPr>
        <w:t>preflighted</w:t>
      </w:r>
      <w:proofErr w:type="spellEnd"/>
      <w:r w:rsidRPr="00D93E1C">
        <w:rPr>
          <w:i/>
          <w:iCs/>
        </w:rPr>
        <w:t xml:space="preserve"> </w:t>
      </w:r>
      <w:r w:rsidRPr="00D93E1C">
        <w:t>é uma requisição</w:t>
      </w:r>
      <w:r w:rsidR="00C94784">
        <w:t>,</w:t>
      </w:r>
      <w:r w:rsidRPr="00D93E1C">
        <w:t xml:space="preserve"> com o verbo OPTIONS do HTTP e com o cabeçalho ORIGIN informando </w:t>
      </w:r>
      <w:r w:rsidR="00C94784">
        <w:t>a origem</w:t>
      </w:r>
      <w:r w:rsidRPr="00D93E1C">
        <w:t xml:space="preserve"> </w:t>
      </w:r>
      <w:r w:rsidR="00C94784">
        <w:t xml:space="preserve">solicitante, que </w:t>
      </w:r>
      <w:r w:rsidRPr="00D93E1C">
        <w:t>acontece antes da requisição original</w:t>
      </w:r>
      <w:r w:rsidR="00E1268F">
        <w:t>.</w:t>
      </w:r>
      <w:r w:rsidRPr="00D93E1C">
        <w:t xml:space="preserve"> </w:t>
      </w:r>
      <w:r w:rsidR="00E1268F">
        <w:t>C</w:t>
      </w:r>
      <w:r w:rsidRPr="00D93E1C">
        <w:t>om isto</w:t>
      </w:r>
      <w:r w:rsidR="00E1268F">
        <w:t>,</w:t>
      </w:r>
      <w:r w:rsidRPr="00D93E1C">
        <w:t xml:space="preserve"> o navegador </w:t>
      </w:r>
      <w:r w:rsidR="003B2C98" w:rsidRPr="00D93E1C">
        <w:t>descobre</w:t>
      </w:r>
      <w:r w:rsidRPr="00D93E1C">
        <w:t xml:space="preserve"> se o recurso solicitado está preparado pa</w:t>
      </w:r>
      <w:r w:rsidR="00C94784">
        <w:t>ra receber requisições de outras</w:t>
      </w:r>
      <w:r w:rsidRPr="00D93E1C">
        <w:t xml:space="preserve"> </w:t>
      </w:r>
      <w:r w:rsidR="00C94784">
        <w:t>origens</w:t>
      </w:r>
      <w:r w:rsidRPr="00D93E1C">
        <w:t xml:space="preserve"> e se </w:t>
      </w:r>
      <w:r w:rsidR="00C94784">
        <w:t>a origem</w:t>
      </w:r>
      <w:r w:rsidRPr="00D93E1C">
        <w:t xml:space="preserve"> </w:t>
      </w:r>
      <w:r w:rsidR="00C94784">
        <w:t>solicitante</w:t>
      </w:r>
      <w:r w:rsidRPr="00D93E1C">
        <w:t xml:space="preserve"> tem acesso ao recurso desejado</w:t>
      </w:r>
      <w:r w:rsidR="003B2C98">
        <w:t>. A</w:t>
      </w:r>
      <w:r w:rsidRPr="00D93E1C">
        <w:t>pós este processo</w:t>
      </w:r>
      <w:r w:rsidR="003B2C98">
        <w:t>,</w:t>
      </w:r>
      <w:r w:rsidRPr="00D93E1C">
        <w:t xml:space="preserve"> </w:t>
      </w:r>
      <w:r w:rsidR="003B2C98" w:rsidRPr="00D93E1C">
        <w:t>caso a validação seja bem sucedida</w:t>
      </w:r>
      <w:r w:rsidR="003B2C98">
        <w:t xml:space="preserve">, </w:t>
      </w:r>
      <w:r w:rsidRPr="00D93E1C">
        <w:t>o navegado</w:t>
      </w:r>
      <w:r w:rsidR="003B2C98">
        <w:t>r dispara a requisição original</w:t>
      </w:r>
      <w:r w:rsidRPr="00D93E1C">
        <w:t xml:space="preserve">. Esta funcionalidade não é suportada pelo objeto </w:t>
      </w:r>
      <w:proofErr w:type="spellStart"/>
      <w:r w:rsidRPr="003B2C98">
        <w:rPr>
          <w:b/>
        </w:rPr>
        <w:t>XDomainRequest</w:t>
      </w:r>
      <w:proofErr w:type="spellEnd"/>
      <w:r w:rsidRPr="00D93E1C">
        <w:t xml:space="preserve"> do Internet Explorer 8</w:t>
      </w:r>
      <w:r w:rsidR="00C94784">
        <w:t xml:space="preserve"> e 9</w:t>
      </w:r>
      <w:r w:rsidRPr="00D93E1C">
        <w:t xml:space="preserve">, somente pelo objeto </w:t>
      </w:r>
      <w:proofErr w:type="spellStart"/>
      <w:r w:rsidRPr="003B2C98">
        <w:rPr>
          <w:b/>
        </w:rPr>
        <w:t>XMLHttpRequest</w:t>
      </w:r>
      <w:proofErr w:type="spellEnd"/>
      <w:r w:rsidR="003B2C98">
        <w:t>.</w:t>
      </w:r>
      <w:r w:rsidR="00C94784">
        <w:t xml:space="preserve"> Esta limitação existe po</w:t>
      </w:r>
      <w:r w:rsidR="00E1268F">
        <w:t>rque</w:t>
      </w:r>
      <w:r w:rsidR="00C94784">
        <w:t xml:space="preserve"> o Internet Explorer não implementa a especificação por completo.</w:t>
      </w:r>
    </w:p>
    <w:p w:rsidR="00A77B3E" w:rsidRPr="00D93E1C" w:rsidRDefault="00C94784" w:rsidP="00253D38">
      <w:r>
        <w:t>O</w:t>
      </w:r>
      <w:r w:rsidRPr="00D93E1C">
        <w:t xml:space="preserve"> mecanismo de </w:t>
      </w:r>
      <w:proofErr w:type="spellStart"/>
      <w:r w:rsidRPr="00D93E1C">
        <w:rPr>
          <w:i/>
          <w:iCs/>
        </w:rPr>
        <w:t>preflighted</w:t>
      </w:r>
      <w:proofErr w:type="spellEnd"/>
      <w:r w:rsidR="00DE11A0" w:rsidRPr="00D93E1C">
        <w:t xml:space="preserve"> é transp</w:t>
      </w:r>
      <w:r>
        <w:t>arente para o desenvolvedor web</w:t>
      </w:r>
      <w:r w:rsidR="00DE11A0" w:rsidRPr="00D93E1C">
        <w:t xml:space="preserve"> </w:t>
      </w:r>
      <w:r w:rsidR="003B2C98">
        <w:t>pois ele</w:t>
      </w:r>
      <w:r w:rsidR="00DE11A0" w:rsidRPr="00D93E1C">
        <w:t xml:space="preserve"> acontece automaticamente</w:t>
      </w:r>
      <w:r>
        <w:t>, sendo o</w:t>
      </w:r>
      <w:r w:rsidR="00DE11A0" w:rsidRPr="00D93E1C">
        <w:t xml:space="preserve"> navegador </w:t>
      </w:r>
      <w:r>
        <w:t>responsável por este</w:t>
      </w:r>
      <w:r w:rsidR="00DE11A0" w:rsidRPr="00D93E1C">
        <w:t xml:space="preserve"> tratamento.</w:t>
      </w:r>
    </w:p>
    <w:p w:rsidR="00DB704B" w:rsidRPr="00D93E1C" w:rsidRDefault="00DB704B" w:rsidP="00DB704B">
      <w:r w:rsidRPr="00D93E1C">
        <w:t xml:space="preserve">Para ilustrar este mecanismo, </w:t>
      </w:r>
      <w:r>
        <w:t xml:space="preserve">a </w:t>
      </w:r>
      <w:r w:rsidRPr="007C7795">
        <w:t>Listagem 1</w:t>
      </w:r>
      <w:r>
        <w:rPr>
          <w:rStyle w:val="NegritoTecnico"/>
        </w:rPr>
        <w:t xml:space="preserve"> </w:t>
      </w:r>
      <w:r>
        <w:t xml:space="preserve">apresenta um código </w:t>
      </w:r>
      <w:proofErr w:type="spellStart"/>
      <w:r>
        <w:t>Java</w:t>
      </w:r>
      <w:r w:rsidR="00E1268F">
        <w:t>S</w:t>
      </w:r>
      <w:r>
        <w:t>cript</w:t>
      </w:r>
      <w:proofErr w:type="spellEnd"/>
      <w:r>
        <w:t xml:space="preserve"> </w:t>
      </w:r>
      <w:r w:rsidRPr="00D93E1C">
        <w:t xml:space="preserve">carregado na página web </w:t>
      </w:r>
      <w:r>
        <w:rPr>
          <w:i/>
        </w:rPr>
        <w:t>http://consumer</w:t>
      </w:r>
      <w:r w:rsidRPr="003B2C98">
        <w:rPr>
          <w:i/>
        </w:rPr>
        <w:t>.com.br</w:t>
      </w:r>
      <w:r w:rsidRPr="00D93E1C">
        <w:t xml:space="preserve"> acessando um</w:t>
      </w:r>
      <w:r w:rsidR="00E01E0A">
        <w:t xml:space="preserve"> </w:t>
      </w:r>
      <w:r>
        <w:t xml:space="preserve">Web Service disponibilizado em </w:t>
      </w:r>
      <w:r w:rsidRPr="003B2C98">
        <w:rPr>
          <w:i/>
        </w:rPr>
        <w:t>http://provider.com.br</w:t>
      </w:r>
      <w:r>
        <w:t>.</w:t>
      </w:r>
    </w:p>
    <w:p w:rsidR="00A77B3E" w:rsidRDefault="00A77B3E" w:rsidP="00DB704B">
      <w:pPr>
        <w:ind w:firstLine="0"/>
        <w:rPr>
          <w:color w:val="333333"/>
        </w:rPr>
      </w:pPr>
    </w:p>
    <w:p w:rsidR="00BD0F43" w:rsidRPr="00BD0F43" w:rsidRDefault="00BD0F43" w:rsidP="00BD0F43">
      <w:pPr>
        <w:pStyle w:val="ListagemTitulo"/>
      </w:pPr>
      <w:r w:rsidRPr="007C7795">
        <w:rPr>
          <w:b/>
        </w:rPr>
        <w:t>Listagem 1</w:t>
      </w:r>
      <w:r w:rsidR="00E1268F" w:rsidRPr="007C7795">
        <w:rPr>
          <w:b/>
        </w:rPr>
        <w:t>.</w:t>
      </w:r>
      <w:r>
        <w:t xml:space="preserve"> Exemplo de chamada AJAX para </w:t>
      </w:r>
      <w:r w:rsidR="00420523">
        <w:t xml:space="preserve">um </w:t>
      </w:r>
      <w:r w:rsidR="00ED3591">
        <w:t>Web Service</w:t>
      </w:r>
      <w:r w:rsidR="00420523">
        <w:t xml:space="preserve"> </w:t>
      </w:r>
      <w:r w:rsidR="00ED3591">
        <w:t>de</w:t>
      </w:r>
      <w:r>
        <w:t xml:space="preserve"> outro </w:t>
      </w:r>
      <w:r w:rsidR="00E1268F">
        <w:t>domínio.</w:t>
      </w:r>
    </w:p>
    <w:p w:rsidR="000B470A" w:rsidRPr="00DE3733" w:rsidRDefault="000B470A" w:rsidP="000B470A">
      <w:pPr>
        <w:widowControl w:val="0"/>
        <w:autoSpaceDE w:val="0"/>
        <w:autoSpaceDN w:val="0"/>
        <w:adjustRightInd w:val="0"/>
        <w:ind w:firstLine="0"/>
        <w:jc w:val="left"/>
        <w:rPr>
          <w:rFonts w:ascii="Monaco" w:hAnsi="Monaco" w:cs="Monaco"/>
          <w:sz w:val="16"/>
          <w:szCs w:val="16"/>
          <w:lang w:val="en-US" w:eastAsia="en-US"/>
        </w:rPr>
      </w:pPr>
      <w:proofErr w:type="spellStart"/>
      <w:proofErr w:type="gramStart"/>
      <w:r w:rsidRPr="00DE3733">
        <w:rPr>
          <w:rFonts w:ascii="Monaco" w:hAnsi="Monaco" w:cs="Monaco"/>
          <w:b/>
          <w:bCs/>
          <w:color w:val="7F0055"/>
          <w:sz w:val="16"/>
          <w:szCs w:val="16"/>
          <w:lang w:val="en-US" w:eastAsia="en-US"/>
        </w:rPr>
        <w:t>var</w:t>
      </w:r>
      <w:proofErr w:type="spellEnd"/>
      <w:proofErr w:type="gramEnd"/>
      <w:r w:rsidRPr="00DE3733">
        <w:rPr>
          <w:rFonts w:ascii="Monaco" w:hAnsi="Monaco" w:cs="Monaco"/>
          <w:color w:val="000000"/>
          <w:sz w:val="16"/>
          <w:szCs w:val="16"/>
          <w:lang w:val="en-US" w:eastAsia="en-US"/>
        </w:rPr>
        <w:t xml:space="preserve"> invocation = </w:t>
      </w:r>
      <w:r w:rsidRPr="00DE3733">
        <w:rPr>
          <w:rFonts w:ascii="Monaco" w:hAnsi="Monaco" w:cs="Monaco"/>
          <w:b/>
          <w:bCs/>
          <w:color w:val="7F0055"/>
          <w:sz w:val="16"/>
          <w:szCs w:val="16"/>
          <w:lang w:val="en-US" w:eastAsia="en-US"/>
        </w:rPr>
        <w:t>new</w:t>
      </w:r>
      <w:r w:rsidRPr="00DE3733">
        <w:rPr>
          <w:rFonts w:ascii="Monaco" w:hAnsi="Monaco" w:cs="Monaco"/>
          <w:color w:val="000000"/>
          <w:sz w:val="16"/>
          <w:szCs w:val="16"/>
          <w:lang w:val="en-US" w:eastAsia="en-US"/>
        </w:rPr>
        <w:t xml:space="preserve"> </w:t>
      </w:r>
      <w:proofErr w:type="spellStart"/>
      <w:r w:rsidRPr="00DE3733">
        <w:rPr>
          <w:rFonts w:ascii="Monaco" w:hAnsi="Monaco" w:cs="Monaco"/>
          <w:color w:val="000000"/>
          <w:sz w:val="16"/>
          <w:szCs w:val="16"/>
          <w:lang w:val="en-US" w:eastAsia="en-US"/>
        </w:rPr>
        <w:t>XMLHttpRequest</w:t>
      </w:r>
      <w:proofErr w:type="spellEnd"/>
      <w:r w:rsidRPr="00DE3733">
        <w:rPr>
          <w:rFonts w:ascii="Monaco" w:hAnsi="Monaco" w:cs="Monaco"/>
          <w:color w:val="000000"/>
          <w:sz w:val="16"/>
          <w:szCs w:val="16"/>
          <w:lang w:val="en-US" w:eastAsia="en-US"/>
        </w:rPr>
        <w:t>();</w:t>
      </w:r>
    </w:p>
    <w:p w:rsidR="000B470A" w:rsidRPr="00DE3733" w:rsidRDefault="000B470A" w:rsidP="000B470A">
      <w:pPr>
        <w:widowControl w:val="0"/>
        <w:autoSpaceDE w:val="0"/>
        <w:autoSpaceDN w:val="0"/>
        <w:adjustRightInd w:val="0"/>
        <w:ind w:firstLine="0"/>
        <w:jc w:val="left"/>
        <w:rPr>
          <w:rFonts w:ascii="Monaco" w:hAnsi="Monaco" w:cs="Monaco"/>
          <w:sz w:val="16"/>
          <w:szCs w:val="16"/>
          <w:lang w:val="en-US" w:eastAsia="en-US"/>
        </w:rPr>
      </w:pPr>
      <w:proofErr w:type="spellStart"/>
      <w:proofErr w:type="gramStart"/>
      <w:r w:rsidRPr="00DE3733">
        <w:rPr>
          <w:rFonts w:ascii="Monaco" w:hAnsi="Monaco" w:cs="Monaco"/>
          <w:b/>
          <w:bCs/>
          <w:color w:val="7F0055"/>
          <w:sz w:val="16"/>
          <w:szCs w:val="16"/>
          <w:lang w:val="en-US" w:eastAsia="en-US"/>
        </w:rPr>
        <w:t>var</w:t>
      </w:r>
      <w:proofErr w:type="spellEnd"/>
      <w:proofErr w:type="gramEnd"/>
      <w:r w:rsidRPr="00DE3733">
        <w:rPr>
          <w:rFonts w:ascii="Monaco" w:hAnsi="Monaco" w:cs="Monaco"/>
          <w:color w:val="000000"/>
          <w:sz w:val="16"/>
          <w:szCs w:val="16"/>
          <w:lang w:val="en-US" w:eastAsia="en-US"/>
        </w:rPr>
        <w:t xml:space="preserve"> </w:t>
      </w:r>
      <w:proofErr w:type="spellStart"/>
      <w:r w:rsidRPr="00DE3733">
        <w:rPr>
          <w:rFonts w:ascii="Monaco" w:hAnsi="Monaco" w:cs="Monaco"/>
          <w:color w:val="000000"/>
          <w:sz w:val="16"/>
          <w:szCs w:val="16"/>
          <w:lang w:val="en-US" w:eastAsia="en-US"/>
        </w:rPr>
        <w:t>url</w:t>
      </w:r>
      <w:proofErr w:type="spellEnd"/>
      <w:r w:rsidRPr="00DE3733">
        <w:rPr>
          <w:rFonts w:ascii="Monaco" w:hAnsi="Monaco" w:cs="Monaco"/>
          <w:color w:val="000000"/>
          <w:sz w:val="16"/>
          <w:szCs w:val="16"/>
          <w:lang w:val="en-US" w:eastAsia="en-US"/>
        </w:rPr>
        <w:t xml:space="preserve"> = </w:t>
      </w:r>
      <w:r w:rsidRPr="00DE3733">
        <w:rPr>
          <w:rFonts w:ascii="Monaco" w:hAnsi="Monaco" w:cs="Monaco"/>
          <w:color w:val="2A00FF"/>
          <w:sz w:val="16"/>
          <w:szCs w:val="16"/>
          <w:lang w:val="en-US" w:eastAsia="en-US"/>
        </w:rPr>
        <w:t>'http://</w:t>
      </w:r>
      <w:proofErr w:type="spellStart"/>
      <w:r w:rsidRPr="00DE3733">
        <w:rPr>
          <w:rFonts w:ascii="Monaco" w:hAnsi="Monaco" w:cs="Monaco"/>
          <w:color w:val="2A00FF"/>
          <w:sz w:val="16"/>
          <w:szCs w:val="16"/>
          <w:lang w:val="en-US" w:eastAsia="en-US"/>
        </w:rPr>
        <w:t>provider.com.br/clientes/adiciona</w:t>
      </w:r>
      <w:proofErr w:type="spellEnd"/>
      <w:r w:rsidRPr="00DE3733">
        <w:rPr>
          <w:rFonts w:ascii="Monaco" w:hAnsi="Monaco" w:cs="Monaco"/>
          <w:color w:val="2A00FF"/>
          <w:sz w:val="16"/>
          <w:szCs w:val="16"/>
          <w:lang w:val="en-US" w:eastAsia="en-US"/>
        </w:rPr>
        <w:t>'</w:t>
      </w:r>
      <w:r w:rsidRPr="00DE3733">
        <w:rPr>
          <w:rFonts w:ascii="Monaco" w:hAnsi="Monaco" w:cs="Monaco"/>
          <w:color w:val="000000"/>
          <w:sz w:val="16"/>
          <w:szCs w:val="16"/>
          <w:lang w:val="en-US" w:eastAsia="en-US"/>
        </w:rPr>
        <w:t>;</w:t>
      </w:r>
    </w:p>
    <w:p w:rsidR="000B470A" w:rsidRPr="00DE3733" w:rsidRDefault="000B470A" w:rsidP="000B470A">
      <w:pPr>
        <w:widowControl w:val="0"/>
        <w:autoSpaceDE w:val="0"/>
        <w:autoSpaceDN w:val="0"/>
        <w:adjustRightInd w:val="0"/>
        <w:ind w:firstLine="0"/>
        <w:jc w:val="left"/>
        <w:rPr>
          <w:rFonts w:ascii="Monaco" w:hAnsi="Monaco" w:cs="Monaco"/>
          <w:sz w:val="16"/>
          <w:szCs w:val="16"/>
          <w:lang w:val="en-US" w:eastAsia="en-US"/>
        </w:rPr>
      </w:pPr>
      <w:proofErr w:type="spellStart"/>
      <w:proofErr w:type="gramStart"/>
      <w:r w:rsidRPr="00DE3733">
        <w:rPr>
          <w:rFonts w:ascii="Monaco" w:hAnsi="Monaco" w:cs="Monaco"/>
          <w:b/>
          <w:bCs/>
          <w:color w:val="7F0055"/>
          <w:sz w:val="16"/>
          <w:szCs w:val="16"/>
          <w:lang w:val="en-US" w:eastAsia="en-US"/>
        </w:rPr>
        <w:t>var</w:t>
      </w:r>
      <w:proofErr w:type="spellEnd"/>
      <w:proofErr w:type="gramEnd"/>
      <w:r w:rsidRPr="00DE3733">
        <w:rPr>
          <w:rFonts w:ascii="Monaco" w:hAnsi="Monaco" w:cs="Monaco"/>
          <w:color w:val="000000"/>
          <w:sz w:val="16"/>
          <w:szCs w:val="16"/>
          <w:lang w:val="en-US" w:eastAsia="en-US"/>
        </w:rPr>
        <w:t xml:space="preserve"> body = </w:t>
      </w:r>
      <w:r w:rsidRPr="00DE3733">
        <w:rPr>
          <w:rFonts w:ascii="Monaco" w:hAnsi="Monaco" w:cs="Monaco"/>
          <w:color w:val="2A00FF"/>
          <w:sz w:val="16"/>
          <w:szCs w:val="16"/>
          <w:lang w:val="en-US" w:eastAsia="en-US"/>
        </w:rPr>
        <w:t>'</w:t>
      </w:r>
      <w:proofErr w:type="spellStart"/>
      <w:r w:rsidRPr="00DE3733">
        <w:rPr>
          <w:rFonts w:ascii="Monaco" w:hAnsi="Monaco" w:cs="Monaco"/>
          <w:color w:val="2A00FF"/>
          <w:sz w:val="16"/>
          <w:szCs w:val="16"/>
          <w:lang w:val="en-US" w:eastAsia="en-US"/>
        </w:rPr>
        <w:t>nome</w:t>
      </w:r>
      <w:proofErr w:type="spellEnd"/>
      <w:r w:rsidRPr="00DE3733">
        <w:rPr>
          <w:rFonts w:ascii="Monaco" w:hAnsi="Monaco" w:cs="Monaco"/>
          <w:color w:val="2A00FF"/>
          <w:sz w:val="16"/>
          <w:szCs w:val="16"/>
          <w:lang w:val="en-US" w:eastAsia="en-US"/>
        </w:rPr>
        <w:t>=</w:t>
      </w:r>
      <w:proofErr w:type="spellStart"/>
      <w:r w:rsidRPr="00DE3733">
        <w:rPr>
          <w:rFonts w:ascii="Monaco" w:hAnsi="Monaco" w:cs="Monaco"/>
          <w:color w:val="2A00FF"/>
          <w:sz w:val="16"/>
          <w:szCs w:val="16"/>
          <w:lang w:val="en-US" w:eastAsia="en-US"/>
        </w:rPr>
        <w:t>Italo</w:t>
      </w:r>
      <w:proofErr w:type="spellEnd"/>
      <w:r w:rsidRPr="00DE3733">
        <w:rPr>
          <w:rFonts w:ascii="Monaco" w:hAnsi="Monaco" w:cs="Monaco"/>
          <w:color w:val="2A00FF"/>
          <w:sz w:val="16"/>
          <w:szCs w:val="16"/>
          <w:lang w:val="en-US" w:eastAsia="en-US"/>
        </w:rPr>
        <w:t>'</w:t>
      </w:r>
      <w:r w:rsidRPr="00DE3733">
        <w:rPr>
          <w:rFonts w:ascii="Monaco" w:hAnsi="Monaco" w:cs="Monaco"/>
          <w:color w:val="000000"/>
          <w:sz w:val="16"/>
          <w:szCs w:val="16"/>
          <w:lang w:val="en-US" w:eastAsia="en-US"/>
        </w:rPr>
        <w:t>;</w:t>
      </w:r>
    </w:p>
    <w:p w:rsidR="000B470A" w:rsidRPr="00DE3733" w:rsidRDefault="000B470A" w:rsidP="000B470A">
      <w:pPr>
        <w:widowControl w:val="0"/>
        <w:autoSpaceDE w:val="0"/>
        <w:autoSpaceDN w:val="0"/>
        <w:adjustRightInd w:val="0"/>
        <w:ind w:firstLine="0"/>
        <w:jc w:val="left"/>
        <w:rPr>
          <w:rFonts w:ascii="Monaco" w:hAnsi="Monaco" w:cs="Monaco"/>
          <w:sz w:val="16"/>
          <w:szCs w:val="16"/>
          <w:lang w:val="en-US" w:eastAsia="en-US"/>
        </w:rPr>
      </w:pPr>
    </w:p>
    <w:p w:rsidR="000B470A" w:rsidRPr="00DE3733" w:rsidRDefault="000B470A" w:rsidP="000B470A">
      <w:pPr>
        <w:widowControl w:val="0"/>
        <w:autoSpaceDE w:val="0"/>
        <w:autoSpaceDN w:val="0"/>
        <w:adjustRightInd w:val="0"/>
        <w:ind w:firstLine="0"/>
        <w:jc w:val="left"/>
        <w:rPr>
          <w:rFonts w:ascii="Monaco" w:hAnsi="Monaco" w:cs="Monaco"/>
          <w:sz w:val="16"/>
          <w:szCs w:val="16"/>
          <w:lang w:val="en-US" w:eastAsia="en-US"/>
        </w:rPr>
      </w:pPr>
      <w:proofErr w:type="gramStart"/>
      <w:r w:rsidRPr="00DE3733">
        <w:rPr>
          <w:rFonts w:ascii="Monaco" w:hAnsi="Monaco" w:cs="Monaco"/>
          <w:b/>
          <w:bCs/>
          <w:color w:val="7F0055"/>
          <w:sz w:val="16"/>
          <w:szCs w:val="16"/>
          <w:lang w:val="en-US" w:eastAsia="en-US"/>
        </w:rPr>
        <w:t>function</w:t>
      </w:r>
      <w:proofErr w:type="gramEnd"/>
      <w:r w:rsidRPr="00DE3733">
        <w:rPr>
          <w:rFonts w:ascii="Monaco" w:hAnsi="Monaco" w:cs="Monaco"/>
          <w:color w:val="000000"/>
          <w:sz w:val="16"/>
          <w:szCs w:val="16"/>
          <w:lang w:val="en-US" w:eastAsia="en-US"/>
        </w:rPr>
        <w:t xml:space="preserve"> </w:t>
      </w:r>
      <w:proofErr w:type="spellStart"/>
      <w:r w:rsidRPr="00DE3733">
        <w:rPr>
          <w:rFonts w:ascii="Monaco" w:hAnsi="Monaco" w:cs="Monaco"/>
          <w:color w:val="000000"/>
          <w:sz w:val="16"/>
          <w:szCs w:val="16"/>
          <w:lang w:val="en-US" w:eastAsia="en-US"/>
        </w:rPr>
        <w:t>callOtherDomain</w:t>
      </w:r>
      <w:proofErr w:type="spellEnd"/>
      <w:r w:rsidRPr="00DE3733">
        <w:rPr>
          <w:rFonts w:ascii="Monaco" w:hAnsi="Monaco" w:cs="Monaco"/>
          <w:color w:val="000000"/>
          <w:sz w:val="16"/>
          <w:szCs w:val="16"/>
          <w:lang w:val="en-US" w:eastAsia="en-US"/>
        </w:rPr>
        <w:t>(){</w:t>
      </w:r>
    </w:p>
    <w:p w:rsidR="000B470A" w:rsidRPr="00DE3733" w:rsidRDefault="000B470A" w:rsidP="000B470A">
      <w:pPr>
        <w:widowControl w:val="0"/>
        <w:autoSpaceDE w:val="0"/>
        <w:autoSpaceDN w:val="0"/>
        <w:adjustRightInd w:val="0"/>
        <w:ind w:firstLine="0"/>
        <w:jc w:val="left"/>
        <w:rPr>
          <w:rFonts w:ascii="Monaco" w:hAnsi="Monaco" w:cs="Monaco"/>
          <w:sz w:val="16"/>
          <w:szCs w:val="16"/>
          <w:lang w:val="en-US" w:eastAsia="en-US"/>
        </w:rPr>
      </w:pPr>
      <w:r w:rsidRPr="00DE3733">
        <w:rPr>
          <w:rFonts w:ascii="Monaco" w:hAnsi="Monaco" w:cs="Monaco"/>
          <w:color w:val="000000"/>
          <w:sz w:val="16"/>
          <w:szCs w:val="16"/>
          <w:lang w:val="en-US" w:eastAsia="en-US"/>
        </w:rPr>
        <w:tab/>
      </w:r>
      <w:proofErr w:type="gramStart"/>
      <w:r w:rsidRPr="00DE3733">
        <w:rPr>
          <w:rFonts w:ascii="Monaco" w:hAnsi="Monaco" w:cs="Monaco"/>
          <w:b/>
          <w:bCs/>
          <w:color w:val="7F0055"/>
          <w:sz w:val="16"/>
          <w:szCs w:val="16"/>
          <w:lang w:val="en-US" w:eastAsia="en-US"/>
        </w:rPr>
        <w:t>if</w:t>
      </w:r>
      <w:proofErr w:type="gramEnd"/>
      <w:r w:rsidRPr="00DE3733">
        <w:rPr>
          <w:rFonts w:ascii="Monaco" w:hAnsi="Monaco" w:cs="Monaco"/>
          <w:color w:val="000000"/>
          <w:sz w:val="16"/>
          <w:szCs w:val="16"/>
          <w:lang w:val="en-US" w:eastAsia="en-US"/>
        </w:rPr>
        <w:t>(invocation){</w:t>
      </w:r>
    </w:p>
    <w:p w:rsidR="000B470A" w:rsidRPr="00DE3733" w:rsidRDefault="000B470A" w:rsidP="000B470A">
      <w:pPr>
        <w:widowControl w:val="0"/>
        <w:autoSpaceDE w:val="0"/>
        <w:autoSpaceDN w:val="0"/>
        <w:adjustRightInd w:val="0"/>
        <w:ind w:firstLine="0"/>
        <w:jc w:val="left"/>
        <w:rPr>
          <w:rFonts w:ascii="Monaco" w:hAnsi="Monaco" w:cs="Monaco"/>
          <w:sz w:val="16"/>
          <w:szCs w:val="16"/>
          <w:lang w:val="en-US" w:eastAsia="en-US"/>
        </w:rPr>
      </w:pPr>
      <w:r w:rsidRPr="00DE3733">
        <w:rPr>
          <w:rFonts w:ascii="Monaco" w:hAnsi="Monaco" w:cs="Monaco"/>
          <w:color w:val="000000"/>
          <w:sz w:val="16"/>
          <w:szCs w:val="16"/>
          <w:lang w:val="en-US" w:eastAsia="en-US"/>
        </w:rPr>
        <w:tab/>
      </w:r>
      <w:r w:rsidRPr="00DE3733">
        <w:rPr>
          <w:rFonts w:ascii="Monaco" w:hAnsi="Monaco" w:cs="Monaco"/>
          <w:color w:val="000000"/>
          <w:sz w:val="16"/>
          <w:szCs w:val="16"/>
          <w:lang w:val="en-US" w:eastAsia="en-US"/>
        </w:rPr>
        <w:tab/>
      </w:r>
      <w:proofErr w:type="spellStart"/>
      <w:proofErr w:type="gramStart"/>
      <w:r w:rsidRPr="00DE3733">
        <w:rPr>
          <w:rFonts w:ascii="Monaco" w:hAnsi="Monaco" w:cs="Monaco"/>
          <w:color w:val="000000"/>
          <w:sz w:val="16"/>
          <w:szCs w:val="16"/>
          <w:lang w:val="en-US" w:eastAsia="en-US"/>
        </w:rPr>
        <w:t>invocation.open</w:t>
      </w:r>
      <w:proofErr w:type="spellEnd"/>
      <w:proofErr w:type="gramEnd"/>
      <w:r w:rsidRPr="00DE3733">
        <w:rPr>
          <w:rFonts w:ascii="Monaco" w:hAnsi="Monaco" w:cs="Monaco"/>
          <w:color w:val="000000"/>
          <w:sz w:val="16"/>
          <w:szCs w:val="16"/>
          <w:lang w:val="en-US" w:eastAsia="en-US"/>
        </w:rPr>
        <w:t>(</w:t>
      </w:r>
      <w:r w:rsidRPr="00DE3733">
        <w:rPr>
          <w:rFonts w:ascii="Monaco" w:hAnsi="Monaco" w:cs="Monaco"/>
          <w:color w:val="2A00FF"/>
          <w:sz w:val="16"/>
          <w:szCs w:val="16"/>
          <w:lang w:val="en-US" w:eastAsia="en-US"/>
        </w:rPr>
        <w:t>'POST'</w:t>
      </w:r>
      <w:r w:rsidRPr="00DE3733">
        <w:rPr>
          <w:rFonts w:ascii="Monaco" w:hAnsi="Monaco" w:cs="Monaco"/>
          <w:color w:val="000000"/>
          <w:sz w:val="16"/>
          <w:szCs w:val="16"/>
          <w:lang w:val="en-US" w:eastAsia="en-US"/>
        </w:rPr>
        <w:t>,</w:t>
      </w:r>
      <w:r w:rsidRPr="00DE3733">
        <w:rPr>
          <w:rFonts w:ascii="Monaco" w:hAnsi="Monaco" w:cs="Monaco"/>
          <w:color w:val="000000"/>
          <w:sz w:val="16"/>
          <w:szCs w:val="16"/>
          <w:lang w:val="en-US" w:eastAsia="en-US"/>
        </w:rPr>
        <w:tab/>
      </w:r>
      <w:proofErr w:type="spellStart"/>
      <w:r w:rsidRPr="00DE3733">
        <w:rPr>
          <w:rFonts w:ascii="Monaco" w:hAnsi="Monaco" w:cs="Monaco"/>
          <w:color w:val="000000"/>
          <w:sz w:val="16"/>
          <w:szCs w:val="16"/>
          <w:lang w:val="en-US" w:eastAsia="en-US"/>
        </w:rPr>
        <w:t>url</w:t>
      </w:r>
      <w:proofErr w:type="spellEnd"/>
      <w:r w:rsidRPr="00DE3733">
        <w:rPr>
          <w:rFonts w:ascii="Monaco" w:hAnsi="Monaco" w:cs="Monaco"/>
          <w:color w:val="000000"/>
          <w:sz w:val="16"/>
          <w:szCs w:val="16"/>
          <w:lang w:val="en-US" w:eastAsia="en-US"/>
        </w:rPr>
        <w:t xml:space="preserve">, </w:t>
      </w:r>
      <w:r w:rsidRPr="00DE3733">
        <w:rPr>
          <w:rFonts w:ascii="Monaco" w:hAnsi="Monaco" w:cs="Monaco"/>
          <w:b/>
          <w:bCs/>
          <w:color w:val="7F0055"/>
          <w:sz w:val="16"/>
          <w:szCs w:val="16"/>
          <w:lang w:val="en-US" w:eastAsia="en-US"/>
        </w:rPr>
        <w:t>true</w:t>
      </w:r>
      <w:r w:rsidRPr="00DE3733">
        <w:rPr>
          <w:rFonts w:ascii="Monaco" w:hAnsi="Monaco" w:cs="Monaco"/>
          <w:color w:val="000000"/>
          <w:sz w:val="16"/>
          <w:szCs w:val="16"/>
          <w:lang w:val="en-US" w:eastAsia="en-US"/>
        </w:rPr>
        <w:t>);</w:t>
      </w:r>
    </w:p>
    <w:p w:rsidR="000B470A" w:rsidRPr="00DE3733" w:rsidRDefault="000B470A" w:rsidP="000B470A">
      <w:pPr>
        <w:widowControl w:val="0"/>
        <w:autoSpaceDE w:val="0"/>
        <w:autoSpaceDN w:val="0"/>
        <w:adjustRightInd w:val="0"/>
        <w:ind w:firstLine="0"/>
        <w:jc w:val="left"/>
        <w:rPr>
          <w:rFonts w:ascii="Monaco" w:hAnsi="Monaco" w:cs="Monaco"/>
          <w:sz w:val="16"/>
          <w:szCs w:val="16"/>
          <w:lang w:val="en-US" w:eastAsia="en-US"/>
        </w:rPr>
      </w:pPr>
      <w:r w:rsidRPr="00DE3733">
        <w:rPr>
          <w:rFonts w:ascii="Monaco" w:hAnsi="Monaco" w:cs="Monaco"/>
          <w:color w:val="000000"/>
          <w:sz w:val="16"/>
          <w:szCs w:val="16"/>
          <w:lang w:val="en-US" w:eastAsia="en-US"/>
        </w:rPr>
        <w:tab/>
      </w:r>
      <w:r w:rsidRPr="00DE3733">
        <w:rPr>
          <w:rFonts w:ascii="Monaco" w:hAnsi="Monaco" w:cs="Monaco"/>
          <w:color w:val="000000"/>
          <w:sz w:val="16"/>
          <w:szCs w:val="16"/>
          <w:lang w:val="en-US" w:eastAsia="en-US"/>
        </w:rPr>
        <w:tab/>
      </w:r>
      <w:proofErr w:type="spellStart"/>
      <w:proofErr w:type="gramStart"/>
      <w:r w:rsidRPr="00DE3733">
        <w:rPr>
          <w:rFonts w:ascii="Monaco" w:hAnsi="Monaco" w:cs="Monaco"/>
          <w:color w:val="000000"/>
          <w:sz w:val="16"/>
          <w:szCs w:val="16"/>
          <w:lang w:val="en-US" w:eastAsia="en-US"/>
        </w:rPr>
        <w:t>invocation.setRequestHeader</w:t>
      </w:r>
      <w:proofErr w:type="spellEnd"/>
      <w:proofErr w:type="gramEnd"/>
      <w:r w:rsidRPr="00DE3733">
        <w:rPr>
          <w:rFonts w:ascii="Monaco" w:hAnsi="Monaco" w:cs="Monaco"/>
          <w:color w:val="000000"/>
          <w:sz w:val="16"/>
          <w:szCs w:val="16"/>
          <w:lang w:val="en-US" w:eastAsia="en-US"/>
        </w:rPr>
        <w:t>(</w:t>
      </w:r>
      <w:r w:rsidRPr="00DE3733">
        <w:rPr>
          <w:rFonts w:ascii="Monaco" w:hAnsi="Monaco" w:cs="Monaco"/>
          <w:color w:val="2A00FF"/>
          <w:sz w:val="16"/>
          <w:szCs w:val="16"/>
          <w:lang w:val="en-US" w:eastAsia="en-US"/>
        </w:rPr>
        <w:t>'Content-Type'</w:t>
      </w:r>
      <w:r w:rsidRPr="00DE3733">
        <w:rPr>
          <w:rFonts w:ascii="Monaco" w:hAnsi="Monaco" w:cs="Monaco"/>
          <w:color w:val="000000"/>
          <w:sz w:val="16"/>
          <w:szCs w:val="16"/>
          <w:lang w:val="en-US" w:eastAsia="en-US"/>
        </w:rPr>
        <w:t xml:space="preserve">, </w:t>
      </w:r>
      <w:r w:rsidRPr="00DE3733">
        <w:rPr>
          <w:rFonts w:ascii="Monaco" w:hAnsi="Monaco" w:cs="Monaco"/>
          <w:color w:val="2A00FF"/>
          <w:sz w:val="16"/>
          <w:szCs w:val="16"/>
          <w:lang w:val="en-US" w:eastAsia="en-US"/>
        </w:rPr>
        <w:t>'application/xml'</w:t>
      </w:r>
      <w:r w:rsidRPr="00DE3733">
        <w:rPr>
          <w:rFonts w:ascii="Monaco" w:hAnsi="Monaco" w:cs="Monaco"/>
          <w:color w:val="000000"/>
          <w:sz w:val="16"/>
          <w:szCs w:val="16"/>
          <w:lang w:val="en-US" w:eastAsia="en-US"/>
        </w:rPr>
        <w:t>);</w:t>
      </w:r>
    </w:p>
    <w:p w:rsidR="000B470A" w:rsidRPr="00E5373D" w:rsidRDefault="000B470A" w:rsidP="000B470A">
      <w:pPr>
        <w:widowControl w:val="0"/>
        <w:autoSpaceDE w:val="0"/>
        <w:autoSpaceDN w:val="0"/>
        <w:adjustRightInd w:val="0"/>
        <w:ind w:firstLine="0"/>
        <w:jc w:val="left"/>
        <w:rPr>
          <w:rFonts w:ascii="Monaco" w:hAnsi="Monaco" w:cs="Monaco"/>
          <w:sz w:val="16"/>
          <w:szCs w:val="16"/>
          <w:lang w:eastAsia="en-US"/>
        </w:rPr>
      </w:pPr>
      <w:r w:rsidRPr="00DE3733">
        <w:rPr>
          <w:rFonts w:ascii="Monaco" w:hAnsi="Monaco" w:cs="Monaco"/>
          <w:color w:val="000000"/>
          <w:sz w:val="16"/>
          <w:szCs w:val="16"/>
          <w:lang w:val="en-US" w:eastAsia="en-US"/>
        </w:rPr>
        <w:tab/>
      </w:r>
      <w:r w:rsidRPr="00DE3733">
        <w:rPr>
          <w:rFonts w:ascii="Monaco" w:hAnsi="Monaco" w:cs="Monaco"/>
          <w:color w:val="000000"/>
          <w:sz w:val="16"/>
          <w:szCs w:val="16"/>
          <w:lang w:val="en-US" w:eastAsia="en-US"/>
        </w:rPr>
        <w:tab/>
      </w:r>
      <w:proofErr w:type="spellStart"/>
      <w:r w:rsidRPr="00E5373D">
        <w:rPr>
          <w:rFonts w:ascii="Monaco" w:hAnsi="Monaco" w:cs="Monaco"/>
          <w:color w:val="000000"/>
          <w:sz w:val="16"/>
          <w:szCs w:val="16"/>
          <w:lang w:eastAsia="en-US"/>
        </w:rPr>
        <w:t>invocation</w:t>
      </w:r>
      <w:proofErr w:type="spellEnd"/>
      <w:r w:rsidRPr="00E5373D">
        <w:rPr>
          <w:rFonts w:ascii="Monaco" w:hAnsi="Monaco" w:cs="Monaco"/>
          <w:color w:val="000000"/>
          <w:sz w:val="16"/>
          <w:szCs w:val="16"/>
          <w:lang w:eastAsia="en-US"/>
        </w:rPr>
        <w:t>.</w:t>
      </w:r>
      <w:proofErr w:type="spellStart"/>
      <w:r w:rsidRPr="00E5373D">
        <w:rPr>
          <w:rFonts w:ascii="Monaco" w:hAnsi="Monaco" w:cs="Monaco"/>
          <w:color w:val="000000"/>
          <w:sz w:val="16"/>
          <w:szCs w:val="16"/>
          <w:lang w:eastAsia="en-US"/>
        </w:rPr>
        <w:t>send</w:t>
      </w:r>
      <w:proofErr w:type="spellEnd"/>
      <w:r w:rsidRPr="00E5373D">
        <w:rPr>
          <w:rFonts w:ascii="Monaco" w:hAnsi="Monaco" w:cs="Monaco"/>
          <w:color w:val="000000"/>
          <w:sz w:val="16"/>
          <w:szCs w:val="16"/>
          <w:lang w:eastAsia="en-US"/>
        </w:rPr>
        <w:t>(</w:t>
      </w:r>
      <w:proofErr w:type="spellStart"/>
      <w:r w:rsidRPr="00E5373D">
        <w:rPr>
          <w:rFonts w:ascii="Monaco" w:hAnsi="Monaco" w:cs="Monaco"/>
          <w:color w:val="000000"/>
          <w:sz w:val="16"/>
          <w:szCs w:val="16"/>
          <w:lang w:eastAsia="en-US"/>
        </w:rPr>
        <w:t>body</w:t>
      </w:r>
      <w:proofErr w:type="spellEnd"/>
      <w:r w:rsidRPr="00E5373D">
        <w:rPr>
          <w:rFonts w:ascii="Monaco" w:hAnsi="Monaco" w:cs="Monaco"/>
          <w:color w:val="000000"/>
          <w:sz w:val="16"/>
          <w:szCs w:val="16"/>
          <w:lang w:eastAsia="en-US"/>
        </w:rPr>
        <w:t>);</w:t>
      </w:r>
    </w:p>
    <w:p w:rsidR="000B470A" w:rsidRPr="00E5373D" w:rsidRDefault="000B470A" w:rsidP="000B470A">
      <w:pPr>
        <w:widowControl w:val="0"/>
        <w:autoSpaceDE w:val="0"/>
        <w:autoSpaceDN w:val="0"/>
        <w:adjustRightInd w:val="0"/>
        <w:ind w:firstLine="0"/>
        <w:jc w:val="left"/>
        <w:rPr>
          <w:rFonts w:ascii="Monaco" w:hAnsi="Monaco" w:cs="Monaco"/>
          <w:sz w:val="16"/>
          <w:szCs w:val="16"/>
          <w:lang w:eastAsia="en-US"/>
        </w:rPr>
      </w:pPr>
      <w:r w:rsidRPr="00E5373D">
        <w:rPr>
          <w:rFonts w:ascii="Monaco" w:hAnsi="Monaco" w:cs="Monaco"/>
          <w:color w:val="000000"/>
          <w:sz w:val="16"/>
          <w:szCs w:val="16"/>
          <w:lang w:eastAsia="en-US"/>
        </w:rPr>
        <w:tab/>
        <w:t>}</w:t>
      </w:r>
    </w:p>
    <w:p w:rsidR="00A77B3E" w:rsidRPr="00DE3733" w:rsidRDefault="000B470A" w:rsidP="000B470A">
      <w:pPr>
        <w:rPr>
          <w:rFonts w:ascii="Tahoma" w:hAnsi="Tahoma"/>
          <w:color w:val="333333"/>
          <w:sz w:val="16"/>
          <w:szCs w:val="16"/>
        </w:rPr>
      </w:pPr>
      <w:r w:rsidRPr="00E5373D">
        <w:rPr>
          <w:rFonts w:ascii="Monaco" w:hAnsi="Monaco" w:cs="Monaco"/>
          <w:color w:val="000000"/>
          <w:sz w:val="16"/>
          <w:szCs w:val="16"/>
          <w:lang w:eastAsia="en-US"/>
        </w:rPr>
        <w:t>}</w:t>
      </w:r>
    </w:p>
    <w:p w:rsidR="00013786" w:rsidRPr="00D93E1C" w:rsidRDefault="00013786" w:rsidP="0039061E">
      <w:pPr>
        <w:rPr>
          <w:rFonts w:ascii="Tahoma" w:hAnsi="Tahoma"/>
          <w:b/>
          <w:bCs/>
          <w:sz w:val="20"/>
        </w:rPr>
      </w:pPr>
    </w:p>
    <w:p w:rsidR="00A77B3E" w:rsidRPr="00D93E1C" w:rsidRDefault="00846B93" w:rsidP="00253D38">
      <w:r>
        <w:t xml:space="preserve">Os cabeçalhos trafegados na requisição </w:t>
      </w:r>
      <w:proofErr w:type="spellStart"/>
      <w:r w:rsidRPr="00D93E1C">
        <w:rPr>
          <w:i/>
          <w:iCs/>
        </w:rPr>
        <w:t>preflighted</w:t>
      </w:r>
      <w:proofErr w:type="spellEnd"/>
      <w:r w:rsidRPr="00D93E1C">
        <w:t xml:space="preserve"> </w:t>
      </w:r>
      <w:r w:rsidR="00013786">
        <w:t xml:space="preserve">podem ser visualizados </w:t>
      </w:r>
      <w:r w:rsidR="00013786" w:rsidRPr="00013786">
        <w:t xml:space="preserve">na </w:t>
      </w:r>
      <w:r w:rsidR="00013786" w:rsidRPr="00013786">
        <w:rPr>
          <w:b/>
        </w:rPr>
        <w:t>Figura 2</w:t>
      </w:r>
      <w:r w:rsidR="00E1268F">
        <w:t>.</w:t>
      </w:r>
    </w:p>
    <w:p w:rsidR="00846B93" w:rsidRPr="00E5373D" w:rsidRDefault="00846B93" w:rsidP="00846B93">
      <w:pPr>
        <w:ind w:left="113" w:firstLine="0"/>
        <w:jc w:val="left"/>
        <w:rPr>
          <w:rFonts w:ascii="Tahoma" w:hAnsi="Tahoma"/>
          <w:color w:val="333333"/>
          <w:sz w:val="20"/>
        </w:rPr>
      </w:pPr>
    </w:p>
    <w:p w:rsidR="00A77B3E" w:rsidRDefault="00013786" w:rsidP="0039061E">
      <w:pPr>
        <w:rPr>
          <w:rFonts w:ascii="Tahoma" w:hAnsi="Tahoma"/>
          <w:color w:val="333333"/>
          <w:sz w:val="20"/>
          <w:lang w:val="en-US"/>
        </w:rPr>
      </w:pPr>
      <w:r>
        <w:rPr>
          <w:rFonts w:ascii="Tahoma" w:hAnsi="Tahoma"/>
          <w:noProof/>
          <w:color w:val="333333"/>
          <w:sz w:val="20"/>
          <w:lang w:val="en-US" w:eastAsia="en-US"/>
        </w:rPr>
        <w:drawing>
          <wp:inline distT="0" distB="0" distL="0" distR="0">
            <wp:extent cx="4114800" cy="2452769"/>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rcRect/>
                    <a:stretch>
                      <a:fillRect/>
                    </a:stretch>
                  </pic:blipFill>
                  <pic:spPr bwMode="auto">
                    <a:xfrm>
                      <a:off x="0" y="0"/>
                      <a:ext cx="4114800" cy="2452769"/>
                    </a:xfrm>
                    <a:prstGeom prst="rect">
                      <a:avLst/>
                    </a:prstGeom>
                    <a:noFill/>
                    <a:ln>
                      <a:noFill/>
                    </a:ln>
                  </pic:spPr>
                </pic:pic>
              </a:graphicData>
            </a:graphic>
          </wp:inline>
        </w:drawing>
      </w:r>
    </w:p>
    <w:p w:rsidR="00013786" w:rsidRPr="00E5373D" w:rsidRDefault="00013786" w:rsidP="0039061E">
      <w:pPr>
        <w:rPr>
          <w:rFonts w:ascii="Arial" w:hAnsi="Arial" w:cs="Arial"/>
          <w:b/>
          <w:color w:val="333333"/>
          <w:sz w:val="20"/>
          <w:szCs w:val="20"/>
        </w:rPr>
      </w:pPr>
      <w:r w:rsidRPr="00E248EC">
        <w:rPr>
          <w:rFonts w:ascii="Arial" w:hAnsi="Arial" w:cs="Arial"/>
          <w:b/>
          <w:color w:val="000000" w:themeColor="text1"/>
          <w:sz w:val="20"/>
          <w:szCs w:val="20"/>
        </w:rPr>
        <w:t>Figura 2</w:t>
      </w:r>
      <w:r w:rsidR="00E1268F">
        <w:rPr>
          <w:rFonts w:ascii="Arial" w:hAnsi="Arial" w:cs="Arial"/>
          <w:b/>
          <w:color w:val="000000" w:themeColor="text1"/>
          <w:sz w:val="20"/>
          <w:szCs w:val="20"/>
        </w:rPr>
        <w:t>.</w:t>
      </w:r>
      <w:r w:rsidRPr="00E5373D">
        <w:rPr>
          <w:rFonts w:ascii="Arial" w:hAnsi="Arial" w:cs="Arial"/>
          <w:b/>
          <w:color w:val="333333"/>
          <w:sz w:val="20"/>
          <w:szCs w:val="20"/>
        </w:rPr>
        <w:t xml:space="preserve"> </w:t>
      </w:r>
      <w:r w:rsidRPr="00013786">
        <w:rPr>
          <w:rFonts w:ascii="Arial" w:hAnsi="Arial" w:cs="Arial"/>
          <w:sz w:val="20"/>
          <w:szCs w:val="20"/>
        </w:rPr>
        <w:t xml:space="preserve">Fluxo </w:t>
      </w:r>
      <w:r>
        <w:rPr>
          <w:rFonts w:ascii="Arial" w:hAnsi="Arial" w:cs="Arial"/>
          <w:sz w:val="20"/>
          <w:szCs w:val="20"/>
        </w:rPr>
        <w:t xml:space="preserve">de requisições GET e POST </w:t>
      </w:r>
      <w:proofErr w:type="spellStart"/>
      <w:r>
        <w:rPr>
          <w:rFonts w:ascii="Arial" w:hAnsi="Arial" w:cs="Arial"/>
          <w:sz w:val="20"/>
          <w:szCs w:val="20"/>
        </w:rPr>
        <w:t>preflighted</w:t>
      </w:r>
      <w:proofErr w:type="spellEnd"/>
      <w:r w:rsidR="00E1268F">
        <w:rPr>
          <w:rFonts w:ascii="Arial" w:hAnsi="Arial" w:cs="Arial"/>
          <w:sz w:val="20"/>
          <w:szCs w:val="20"/>
        </w:rPr>
        <w:t>.</w:t>
      </w:r>
    </w:p>
    <w:p w:rsidR="00013786" w:rsidRDefault="00013786" w:rsidP="00253D38"/>
    <w:p w:rsidR="00A77B3E" w:rsidRPr="00D93E1C" w:rsidRDefault="00DE11A0" w:rsidP="00253D38">
      <w:r w:rsidRPr="00D93E1C">
        <w:t xml:space="preserve">Na </w:t>
      </w:r>
      <w:r w:rsidR="005157E9" w:rsidRPr="005157E9">
        <w:rPr>
          <w:b/>
        </w:rPr>
        <w:t>Figura 2</w:t>
      </w:r>
      <w:r w:rsidR="00E1268F">
        <w:t xml:space="preserve">, </w:t>
      </w:r>
      <w:r w:rsidRPr="00D93E1C">
        <w:t xml:space="preserve">é importante ressaltar os cabeçalhos </w:t>
      </w:r>
      <w:proofErr w:type="spellStart"/>
      <w:r w:rsidRPr="00D93E1C">
        <w:t>Access-Control-Allow-Origin</w:t>
      </w:r>
      <w:proofErr w:type="spellEnd"/>
      <w:r w:rsidRPr="00D93E1C">
        <w:t xml:space="preserve"> e </w:t>
      </w:r>
      <w:proofErr w:type="spellStart"/>
      <w:r w:rsidRPr="00D93E1C">
        <w:t>Access-Control-Allow-Methods</w:t>
      </w:r>
      <w:proofErr w:type="spellEnd"/>
      <w:r w:rsidR="005157E9">
        <w:t xml:space="preserve"> na resposta do servidor</w:t>
      </w:r>
      <w:r w:rsidR="00C91F0B">
        <w:t>.</w:t>
      </w:r>
      <w:r w:rsidRPr="00D93E1C">
        <w:t xml:space="preserve"> </w:t>
      </w:r>
      <w:r w:rsidR="00C91F0B">
        <w:t>O</w:t>
      </w:r>
      <w:r w:rsidRPr="00D93E1C">
        <w:t xml:space="preserve"> primeiro </w:t>
      </w:r>
      <w:r w:rsidR="00846B93">
        <w:t>indica quais são a</w:t>
      </w:r>
      <w:r w:rsidRPr="00D93E1C">
        <w:t xml:space="preserve">s </w:t>
      </w:r>
      <w:r w:rsidR="00846B93">
        <w:t>origens</w:t>
      </w:r>
      <w:r w:rsidRPr="00D93E1C">
        <w:t xml:space="preserve"> que podem acessar o recurso e o segundo indica quais são os verbos HTTP </w:t>
      </w:r>
      <w:r w:rsidR="00846B93">
        <w:t>permitidos</w:t>
      </w:r>
      <w:r w:rsidRPr="00D93E1C">
        <w:t>.</w:t>
      </w:r>
    </w:p>
    <w:p w:rsidR="006D48A6" w:rsidRDefault="001A4AB6" w:rsidP="006D48A6">
      <w:r>
        <w:t>U</w:t>
      </w:r>
      <w:r w:rsidR="00846B93">
        <w:t xml:space="preserve">ma vez que </w:t>
      </w:r>
      <w:r>
        <w:t xml:space="preserve">a origem solicitante recebe a resposta da requisição </w:t>
      </w:r>
      <w:proofErr w:type="spellStart"/>
      <w:r w:rsidRPr="00D93E1C">
        <w:rPr>
          <w:i/>
          <w:iCs/>
        </w:rPr>
        <w:t>preflighted</w:t>
      </w:r>
      <w:proofErr w:type="spellEnd"/>
      <w:r>
        <w:t xml:space="preserve">, o navegador </w:t>
      </w:r>
      <w:r w:rsidR="006D48A6">
        <w:t xml:space="preserve">avalia se a origem está habilitada a acessar o recurso solicitado e, também, se o verbo HTTP, com o qual a requisição original deve ser realizada, encontra-se na lista de métodos permitidos. Caso esta validação seja bem sucedida, a requisição original </w:t>
      </w:r>
      <w:r w:rsidR="004412CA">
        <w:t xml:space="preserve">é enviada pelo navegador, como podemos observar na </w:t>
      </w:r>
      <w:r w:rsidR="00A823E2" w:rsidRPr="00A823E2">
        <w:rPr>
          <w:rStyle w:val="NegritoTecnico"/>
          <w:rFonts w:ascii="Times New Roman" w:hAnsi="Times New Roman"/>
        </w:rPr>
        <w:t>Figura 3</w:t>
      </w:r>
      <w:r w:rsidR="004412CA">
        <w:t xml:space="preserve">. Caso contrario, o navegador aborta o procedimento, não realizando a requisição original. </w:t>
      </w:r>
    </w:p>
    <w:p w:rsidR="00A77B3E" w:rsidRPr="00D93E1C" w:rsidRDefault="00A77B3E" w:rsidP="0039061E">
      <w:pPr>
        <w:rPr>
          <w:rFonts w:ascii="Tahoma" w:hAnsi="Tahoma"/>
          <w:b/>
          <w:bCs/>
          <w:sz w:val="20"/>
        </w:rPr>
      </w:pPr>
    </w:p>
    <w:p w:rsidR="00035EC3" w:rsidRPr="00E1268F" w:rsidRDefault="000E0067" w:rsidP="00253D38">
      <w:pPr>
        <w:pStyle w:val="Intertitulo2"/>
        <w:rPr>
          <w:rFonts w:cs="Times New Roman"/>
          <w:b w:val="0"/>
          <w:i w:val="0"/>
          <w:noProof/>
          <w:color w:val="auto"/>
          <w:sz w:val="24"/>
          <w:szCs w:val="24"/>
          <w:lang w:eastAsia="pt-BR"/>
        </w:rPr>
      </w:pPr>
      <w:r>
        <w:rPr>
          <w:rFonts w:cs="Times New Roman"/>
          <w:b w:val="0"/>
          <w:i w:val="0"/>
          <w:noProof/>
          <w:color w:val="auto"/>
          <w:sz w:val="24"/>
          <w:szCs w:val="24"/>
          <w:lang w:val="en-US" w:eastAsia="en-US"/>
        </w:rPr>
        <w:drawing>
          <wp:inline distT="0" distB="0" distL="0" distR="0">
            <wp:extent cx="3750971" cy="320040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rcRect/>
                    <a:stretch>
                      <a:fillRect/>
                    </a:stretch>
                  </pic:blipFill>
                  <pic:spPr bwMode="auto">
                    <a:xfrm>
                      <a:off x="0" y="0"/>
                      <a:ext cx="3750971" cy="3200400"/>
                    </a:xfrm>
                    <a:prstGeom prst="rect">
                      <a:avLst/>
                    </a:prstGeom>
                    <a:noFill/>
                    <a:ln>
                      <a:noFill/>
                    </a:ln>
                  </pic:spPr>
                </pic:pic>
              </a:graphicData>
            </a:graphic>
          </wp:inline>
        </w:drawing>
      </w:r>
      <w:r w:rsidRPr="00E1268F">
        <w:rPr>
          <w:rFonts w:cs="Times New Roman"/>
          <w:b w:val="0"/>
          <w:i w:val="0"/>
          <w:noProof/>
          <w:color w:val="auto"/>
          <w:sz w:val="24"/>
          <w:szCs w:val="24"/>
          <w:lang w:eastAsia="pt-BR"/>
        </w:rPr>
        <w:t xml:space="preserve"> </w:t>
      </w:r>
    </w:p>
    <w:p w:rsidR="00035EC3" w:rsidRDefault="007813C6" w:rsidP="007813C6">
      <w:pPr>
        <w:rPr>
          <w:rFonts w:ascii="Arial" w:hAnsi="Arial" w:cs="Arial"/>
          <w:sz w:val="20"/>
          <w:szCs w:val="20"/>
        </w:rPr>
      </w:pPr>
      <w:r w:rsidRPr="000F15D8">
        <w:rPr>
          <w:rFonts w:ascii="Arial" w:hAnsi="Arial" w:cs="Arial"/>
          <w:b/>
          <w:color w:val="000000" w:themeColor="text1"/>
          <w:sz w:val="20"/>
          <w:szCs w:val="20"/>
        </w:rPr>
        <w:t>Figura 3</w:t>
      </w:r>
      <w:r w:rsidR="00E1268F">
        <w:rPr>
          <w:rFonts w:ascii="Arial" w:hAnsi="Arial" w:cs="Arial"/>
          <w:b/>
          <w:color w:val="000000" w:themeColor="text1"/>
          <w:sz w:val="20"/>
          <w:szCs w:val="20"/>
        </w:rPr>
        <w:t>.</w:t>
      </w:r>
      <w:r w:rsidRPr="00E5373D">
        <w:rPr>
          <w:rFonts w:ascii="Arial" w:hAnsi="Arial" w:cs="Arial"/>
          <w:b/>
          <w:color w:val="333333"/>
          <w:sz w:val="20"/>
          <w:szCs w:val="20"/>
        </w:rPr>
        <w:t xml:space="preserve"> </w:t>
      </w:r>
      <w:r w:rsidRPr="00013786">
        <w:rPr>
          <w:rFonts w:ascii="Arial" w:hAnsi="Arial" w:cs="Arial"/>
          <w:sz w:val="20"/>
          <w:szCs w:val="20"/>
        </w:rPr>
        <w:t xml:space="preserve">Fluxo </w:t>
      </w:r>
      <w:r>
        <w:rPr>
          <w:rFonts w:ascii="Arial" w:hAnsi="Arial" w:cs="Arial"/>
          <w:sz w:val="20"/>
          <w:szCs w:val="20"/>
        </w:rPr>
        <w:t xml:space="preserve">de requisições GET e POST </w:t>
      </w:r>
      <w:proofErr w:type="spellStart"/>
      <w:r>
        <w:rPr>
          <w:rFonts w:ascii="Arial" w:hAnsi="Arial" w:cs="Arial"/>
          <w:sz w:val="20"/>
          <w:szCs w:val="20"/>
        </w:rPr>
        <w:t>preflighted</w:t>
      </w:r>
      <w:proofErr w:type="spellEnd"/>
      <w:r>
        <w:rPr>
          <w:rFonts w:ascii="Arial" w:hAnsi="Arial" w:cs="Arial"/>
          <w:sz w:val="20"/>
          <w:szCs w:val="20"/>
        </w:rPr>
        <w:t xml:space="preserve"> com validação bem sucedida.</w:t>
      </w:r>
    </w:p>
    <w:p w:rsidR="007813C6" w:rsidRPr="00E5373D" w:rsidRDefault="007813C6" w:rsidP="007813C6">
      <w:pPr>
        <w:rPr>
          <w:rFonts w:ascii="Arial" w:hAnsi="Arial" w:cs="Arial"/>
          <w:b/>
          <w:color w:val="333333"/>
          <w:sz w:val="20"/>
          <w:szCs w:val="20"/>
        </w:rPr>
      </w:pPr>
    </w:p>
    <w:p w:rsidR="00A77B3E" w:rsidRPr="0039061E" w:rsidRDefault="00DE11A0" w:rsidP="00253D38">
      <w:pPr>
        <w:pStyle w:val="Intertitulo2"/>
        <w:rPr>
          <w:color w:val="333333"/>
        </w:rPr>
      </w:pPr>
      <w:r w:rsidRPr="0039061E">
        <w:t>Credenciais</w:t>
      </w:r>
    </w:p>
    <w:p w:rsidR="00E1268F" w:rsidRDefault="00DE11A0" w:rsidP="00253D38">
      <w:r w:rsidRPr="00D93E1C">
        <w:t xml:space="preserve">Este sem dúvida é um dos recursos mais interessantes do CORS. O termo credenciais proposto pela especificação representa os cookies, autenticação HTTP e certificados SSL do lado do cliente. Por padrão, este recurso é desabilitado nas </w:t>
      </w:r>
      <w:r w:rsidR="001A2AA7" w:rsidRPr="00D93E1C">
        <w:t>requisições</w:t>
      </w:r>
      <w:r w:rsidRPr="00D93E1C">
        <w:t xml:space="preserve"> entre domínios distintos e o </w:t>
      </w:r>
      <w:proofErr w:type="spellStart"/>
      <w:r w:rsidRPr="00E1268F">
        <w:rPr>
          <w:b/>
        </w:rPr>
        <w:t>XMLHttpRequest</w:t>
      </w:r>
      <w:proofErr w:type="spellEnd"/>
      <w:r w:rsidRPr="00D93E1C">
        <w:t xml:space="preserve"> não enviará as credenciais. Para habilitar esta opção</w:t>
      </w:r>
      <w:r w:rsidR="00E1268F">
        <w:t>,</w:t>
      </w:r>
      <w:r w:rsidRPr="00D93E1C">
        <w:t xml:space="preserve"> um </w:t>
      </w:r>
      <w:proofErr w:type="spellStart"/>
      <w:r w:rsidRPr="00D93E1C">
        <w:t>flag</w:t>
      </w:r>
      <w:proofErr w:type="spellEnd"/>
      <w:r w:rsidRPr="00D93E1C">
        <w:t xml:space="preserve"> deve ser </w:t>
      </w:r>
      <w:proofErr w:type="spellStart"/>
      <w:r w:rsidRPr="00D93E1C">
        <w:t>setad</w:t>
      </w:r>
      <w:r w:rsidR="001A2AA7">
        <w:t>o</w:t>
      </w:r>
      <w:proofErr w:type="spellEnd"/>
      <w:r w:rsidRPr="00D93E1C">
        <w:t xml:space="preserve"> no objeto </w:t>
      </w:r>
      <w:proofErr w:type="spellStart"/>
      <w:r w:rsidRPr="00E1268F">
        <w:rPr>
          <w:b/>
        </w:rPr>
        <w:t>XMLHttpRequest</w:t>
      </w:r>
      <w:proofErr w:type="spellEnd"/>
      <w:r w:rsidRPr="00D93E1C">
        <w:t xml:space="preserve"> após sua inicialização. Esta opção não é suportada pelo </w:t>
      </w:r>
      <w:proofErr w:type="spellStart"/>
      <w:r w:rsidRPr="00E1268F">
        <w:rPr>
          <w:b/>
        </w:rPr>
        <w:t>XDomainRequest</w:t>
      </w:r>
      <w:proofErr w:type="spellEnd"/>
      <w:r w:rsidRPr="00D93E1C">
        <w:t xml:space="preserve"> utilizado pelo Internet Explorer 8</w:t>
      </w:r>
      <w:r w:rsidR="001A2AA7">
        <w:t>.</w:t>
      </w:r>
      <w:r w:rsidRPr="00D93E1C">
        <w:t xml:space="preserve"> </w:t>
      </w:r>
    </w:p>
    <w:p w:rsidR="00A77B3E" w:rsidRPr="00D93E1C" w:rsidRDefault="001A2AA7" w:rsidP="000F15D8">
      <w:pPr>
        <w:pStyle w:val="Dica"/>
      </w:pPr>
      <w:r>
        <w:t>C</w:t>
      </w:r>
      <w:r w:rsidR="00DE11A0" w:rsidRPr="00D93E1C">
        <w:t>omo dito anteriormente</w:t>
      </w:r>
      <w:r w:rsidR="00E1268F">
        <w:t>,</w:t>
      </w:r>
      <w:r w:rsidR="00DE11A0" w:rsidRPr="00D93E1C">
        <w:t xml:space="preserve"> o </w:t>
      </w:r>
      <w:proofErr w:type="spellStart"/>
      <w:r w:rsidR="00DE11A0" w:rsidRPr="00E1268F">
        <w:rPr>
          <w:b/>
        </w:rPr>
        <w:t>XDomainRequest</w:t>
      </w:r>
      <w:proofErr w:type="spellEnd"/>
      <w:r w:rsidR="00DE11A0" w:rsidRPr="00D93E1C">
        <w:t xml:space="preserve"> implementa a especificação parcialmente.</w:t>
      </w:r>
    </w:p>
    <w:p w:rsidR="00A77B3E" w:rsidRPr="00D93E1C" w:rsidRDefault="00DE11A0" w:rsidP="00253D38">
      <w:r w:rsidRPr="00D93E1C">
        <w:t xml:space="preserve">O trecho de código apresentado na </w:t>
      </w:r>
      <w:r w:rsidR="00DF066B" w:rsidRPr="00B41EB0">
        <w:rPr>
          <w:b/>
        </w:rPr>
        <w:t xml:space="preserve">Listagem </w:t>
      </w:r>
      <w:r w:rsidR="00324A8B" w:rsidRPr="00B41EB0">
        <w:rPr>
          <w:b/>
        </w:rPr>
        <w:t>2</w:t>
      </w:r>
      <w:r w:rsidRPr="00D93E1C">
        <w:t xml:space="preserve"> mostra como habilitar a </w:t>
      </w:r>
      <w:proofErr w:type="spellStart"/>
      <w:r w:rsidRPr="00D93E1C">
        <w:t>flag</w:t>
      </w:r>
      <w:proofErr w:type="spellEnd"/>
      <w:r w:rsidR="00324A8B">
        <w:t xml:space="preserve"> </w:t>
      </w:r>
      <w:proofErr w:type="spellStart"/>
      <w:r w:rsidR="00324A8B" w:rsidRPr="00E1268F">
        <w:rPr>
          <w:b/>
        </w:rPr>
        <w:t>withCredentials</w:t>
      </w:r>
      <w:proofErr w:type="spellEnd"/>
      <w:r w:rsidR="00324A8B">
        <w:t xml:space="preserve"> do objeto</w:t>
      </w:r>
      <w:r w:rsidRPr="00D93E1C">
        <w:t xml:space="preserve"> </w:t>
      </w:r>
      <w:proofErr w:type="spellStart"/>
      <w:r w:rsidRPr="00E1268F">
        <w:rPr>
          <w:b/>
        </w:rPr>
        <w:t>XMLHttpRequest</w:t>
      </w:r>
      <w:proofErr w:type="spellEnd"/>
      <w:r w:rsidRPr="00D93E1C">
        <w:t xml:space="preserve"> para realizar requisições com </w:t>
      </w:r>
      <w:r w:rsidR="00E1268F">
        <w:t>c</w:t>
      </w:r>
      <w:r w:rsidRPr="00D93E1C">
        <w:t>ookie.</w:t>
      </w:r>
    </w:p>
    <w:p w:rsidR="00A77B3E" w:rsidRDefault="00A77B3E" w:rsidP="00253D38">
      <w:pPr>
        <w:rPr>
          <w:b/>
          <w:bCs/>
        </w:rPr>
      </w:pPr>
    </w:p>
    <w:p w:rsidR="00253D38" w:rsidRPr="0086609E" w:rsidRDefault="00253D38" w:rsidP="00253D38">
      <w:pPr>
        <w:pStyle w:val="ListagemTitulo"/>
      </w:pPr>
      <w:r w:rsidRPr="0086609E">
        <w:rPr>
          <w:b/>
        </w:rPr>
        <w:t>L</w:t>
      </w:r>
      <w:r w:rsidR="00324A8B" w:rsidRPr="0086609E">
        <w:rPr>
          <w:b/>
        </w:rPr>
        <w:t>istagem 2</w:t>
      </w:r>
      <w:r w:rsidRPr="0086609E">
        <w:rPr>
          <w:b/>
        </w:rPr>
        <w:t>.</w:t>
      </w:r>
      <w:r w:rsidRPr="0086609E">
        <w:t xml:space="preserve"> Forma de utilizar o objeto </w:t>
      </w:r>
      <w:proofErr w:type="spellStart"/>
      <w:r w:rsidRPr="0086609E">
        <w:t>XMLHttpRequest</w:t>
      </w:r>
      <w:proofErr w:type="spellEnd"/>
      <w:r w:rsidRPr="0086609E">
        <w:t xml:space="preserve"> para requisições credenciadas.</w:t>
      </w:r>
    </w:p>
    <w:p w:rsidR="00F37E6C" w:rsidRPr="00F37E6C" w:rsidRDefault="00F37E6C" w:rsidP="00F37E6C">
      <w:pPr>
        <w:widowControl w:val="0"/>
        <w:autoSpaceDE w:val="0"/>
        <w:autoSpaceDN w:val="0"/>
        <w:adjustRightInd w:val="0"/>
        <w:ind w:firstLine="0"/>
        <w:jc w:val="left"/>
        <w:rPr>
          <w:rFonts w:ascii="Monaco" w:hAnsi="Monaco" w:cs="Monaco"/>
          <w:sz w:val="16"/>
          <w:szCs w:val="16"/>
          <w:lang w:val="en-US" w:eastAsia="en-US"/>
        </w:rPr>
      </w:pPr>
      <w:proofErr w:type="spellStart"/>
      <w:proofErr w:type="gramStart"/>
      <w:r w:rsidRPr="00F37E6C">
        <w:rPr>
          <w:rFonts w:ascii="Monaco" w:hAnsi="Monaco" w:cs="Monaco"/>
          <w:b/>
          <w:bCs/>
          <w:color w:val="7F0055"/>
          <w:sz w:val="16"/>
          <w:szCs w:val="16"/>
          <w:lang w:val="en-US" w:eastAsia="en-US"/>
        </w:rPr>
        <w:t>var</w:t>
      </w:r>
      <w:proofErr w:type="spellEnd"/>
      <w:proofErr w:type="gramEnd"/>
      <w:r w:rsidRPr="00F37E6C">
        <w:rPr>
          <w:rFonts w:ascii="Monaco" w:hAnsi="Monaco" w:cs="Monaco"/>
          <w:color w:val="000000"/>
          <w:sz w:val="16"/>
          <w:szCs w:val="16"/>
          <w:lang w:val="en-US" w:eastAsia="en-US"/>
        </w:rPr>
        <w:t xml:space="preserve"> invocation = </w:t>
      </w:r>
      <w:r w:rsidRPr="00F37E6C">
        <w:rPr>
          <w:rFonts w:ascii="Monaco" w:hAnsi="Monaco" w:cs="Monaco"/>
          <w:b/>
          <w:bCs/>
          <w:color w:val="7F0055"/>
          <w:sz w:val="16"/>
          <w:szCs w:val="16"/>
          <w:lang w:val="en-US" w:eastAsia="en-US"/>
        </w:rPr>
        <w:t>new</w:t>
      </w:r>
      <w:r w:rsidRPr="00F37E6C">
        <w:rPr>
          <w:rFonts w:ascii="Monaco" w:hAnsi="Monaco" w:cs="Monaco"/>
          <w:color w:val="000000"/>
          <w:sz w:val="16"/>
          <w:szCs w:val="16"/>
          <w:lang w:val="en-US" w:eastAsia="en-US"/>
        </w:rPr>
        <w:t xml:space="preserve"> </w:t>
      </w:r>
      <w:proofErr w:type="spellStart"/>
      <w:r w:rsidRPr="00F37E6C">
        <w:rPr>
          <w:rFonts w:ascii="Monaco" w:hAnsi="Monaco" w:cs="Monaco"/>
          <w:color w:val="000000"/>
          <w:sz w:val="16"/>
          <w:szCs w:val="16"/>
          <w:lang w:val="en-US" w:eastAsia="en-US"/>
        </w:rPr>
        <w:t>XMLHttpRequest</w:t>
      </w:r>
      <w:proofErr w:type="spellEnd"/>
      <w:r w:rsidRPr="00F37E6C">
        <w:rPr>
          <w:rFonts w:ascii="Monaco" w:hAnsi="Monaco" w:cs="Monaco"/>
          <w:color w:val="000000"/>
          <w:sz w:val="16"/>
          <w:szCs w:val="16"/>
          <w:lang w:val="en-US" w:eastAsia="en-US"/>
        </w:rPr>
        <w:t>();</w:t>
      </w:r>
    </w:p>
    <w:p w:rsidR="00F37E6C" w:rsidRPr="00F37E6C" w:rsidRDefault="00F37E6C" w:rsidP="00F37E6C">
      <w:pPr>
        <w:widowControl w:val="0"/>
        <w:autoSpaceDE w:val="0"/>
        <w:autoSpaceDN w:val="0"/>
        <w:adjustRightInd w:val="0"/>
        <w:ind w:firstLine="0"/>
        <w:jc w:val="left"/>
        <w:rPr>
          <w:rFonts w:ascii="Monaco" w:hAnsi="Monaco" w:cs="Monaco"/>
          <w:sz w:val="16"/>
          <w:szCs w:val="16"/>
          <w:lang w:val="en-US" w:eastAsia="en-US"/>
        </w:rPr>
      </w:pPr>
      <w:proofErr w:type="spellStart"/>
      <w:proofErr w:type="gramStart"/>
      <w:r w:rsidRPr="00F37E6C">
        <w:rPr>
          <w:rFonts w:ascii="Monaco" w:hAnsi="Monaco" w:cs="Monaco"/>
          <w:b/>
          <w:bCs/>
          <w:color w:val="7F0055"/>
          <w:sz w:val="16"/>
          <w:szCs w:val="16"/>
          <w:lang w:val="en-US" w:eastAsia="en-US"/>
        </w:rPr>
        <w:t>var</w:t>
      </w:r>
      <w:proofErr w:type="spellEnd"/>
      <w:proofErr w:type="gramEnd"/>
      <w:r w:rsidRPr="00F37E6C">
        <w:rPr>
          <w:rFonts w:ascii="Monaco" w:hAnsi="Monaco" w:cs="Monaco"/>
          <w:color w:val="000000"/>
          <w:sz w:val="16"/>
          <w:szCs w:val="16"/>
          <w:lang w:val="en-US" w:eastAsia="en-US"/>
        </w:rPr>
        <w:t xml:space="preserve"> </w:t>
      </w:r>
      <w:proofErr w:type="spellStart"/>
      <w:r w:rsidRPr="00F37E6C">
        <w:rPr>
          <w:rFonts w:ascii="Monaco" w:hAnsi="Monaco" w:cs="Monaco"/>
          <w:color w:val="000000"/>
          <w:sz w:val="16"/>
          <w:szCs w:val="16"/>
          <w:lang w:val="en-US" w:eastAsia="en-US"/>
        </w:rPr>
        <w:t>url</w:t>
      </w:r>
      <w:proofErr w:type="spellEnd"/>
      <w:r w:rsidRPr="00F37E6C">
        <w:rPr>
          <w:rFonts w:ascii="Monaco" w:hAnsi="Monaco" w:cs="Monaco"/>
          <w:color w:val="000000"/>
          <w:sz w:val="16"/>
          <w:szCs w:val="16"/>
          <w:lang w:val="en-US" w:eastAsia="en-US"/>
        </w:rPr>
        <w:t xml:space="preserve"> = </w:t>
      </w:r>
      <w:r w:rsidRPr="00F37E6C">
        <w:rPr>
          <w:rFonts w:ascii="Monaco" w:hAnsi="Monaco" w:cs="Monaco"/>
          <w:color w:val="2A00FF"/>
          <w:sz w:val="16"/>
          <w:szCs w:val="16"/>
          <w:lang w:val="en-US" w:eastAsia="en-US"/>
        </w:rPr>
        <w:t>'http://</w:t>
      </w:r>
      <w:proofErr w:type="spellStart"/>
      <w:r w:rsidRPr="00F37E6C">
        <w:rPr>
          <w:rFonts w:ascii="Monaco" w:hAnsi="Monaco" w:cs="Monaco"/>
          <w:color w:val="2A00FF"/>
          <w:sz w:val="16"/>
          <w:szCs w:val="16"/>
          <w:lang w:val="en-US" w:eastAsia="en-US"/>
        </w:rPr>
        <w:t>provider.com.br/clientes/lista</w:t>
      </w:r>
      <w:proofErr w:type="spellEnd"/>
      <w:r w:rsidRPr="00F37E6C">
        <w:rPr>
          <w:rFonts w:ascii="Monaco" w:hAnsi="Monaco" w:cs="Monaco"/>
          <w:color w:val="2A00FF"/>
          <w:sz w:val="16"/>
          <w:szCs w:val="16"/>
          <w:lang w:val="en-US" w:eastAsia="en-US"/>
        </w:rPr>
        <w:t>'</w:t>
      </w:r>
      <w:r w:rsidRPr="00F37E6C">
        <w:rPr>
          <w:rFonts w:ascii="Monaco" w:hAnsi="Monaco" w:cs="Monaco"/>
          <w:color w:val="000000"/>
          <w:sz w:val="16"/>
          <w:szCs w:val="16"/>
          <w:lang w:val="en-US" w:eastAsia="en-US"/>
        </w:rPr>
        <w:t>;</w:t>
      </w:r>
    </w:p>
    <w:p w:rsidR="00F37E6C" w:rsidRPr="00F37E6C" w:rsidRDefault="00F37E6C" w:rsidP="00F37E6C">
      <w:pPr>
        <w:widowControl w:val="0"/>
        <w:autoSpaceDE w:val="0"/>
        <w:autoSpaceDN w:val="0"/>
        <w:adjustRightInd w:val="0"/>
        <w:ind w:firstLine="0"/>
        <w:jc w:val="left"/>
        <w:rPr>
          <w:rFonts w:ascii="Monaco" w:hAnsi="Monaco" w:cs="Monaco"/>
          <w:sz w:val="16"/>
          <w:szCs w:val="16"/>
          <w:lang w:val="en-US" w:eastAsia="en-US"/>
        </w:rPr>
      </w:pPr>
    </w:p>
    <w:p w:rsidR="00F37E6C" w:rsidRPr="00F37E6C" w:rsidRDefault="00F37E6C" w:rsidP="00F37E6C">
      <w:pPr>
        <w:widowControl w:val="0"/>
        <w:autoSpaceDE w:val="0"/>
        <w:autoSpaceDN w:val="0"/>
        <w:adjustRightInd w:val="0"/>
        <w:ind w:firstLine="0"/>
        <w:jc w:val="left"/>
        <w:rPr>
          <w:rFonts w:ascii="Monaco" w:hAnsi="Monaco" w:cs="Monaco"/>
          <w:sz w:val="16"/>
          <w:szCs w:val="16"/>
          <w:lang w:val="en-US" w:eastAsia="en-US"/>
        </w:rPr>
      </w:pPr>
      <w:proofErr w:type="gramStart"/>
      <w:r w:rsidRPr="00F37E6C">
        <w:rPr>
          <w:rFonts w:ascii="Monaco" w:hAnsi="Monaco" w:cs="Monaco"/>
          <w:b/>
          <w:bCs/>
          <w:color w:val="7F0055"/>
          <w:sz w:val="16"/>
          <w:szCs w:val="16"/>
          <w:lang w:val="en-US" w:eastAsia="en-US"/>
        </w:rPr>
        <w:t>function</w:t>
      </w:r>
      <w:proofErr w:type="gramEnd"/>
      <w:r w:rsidRPr="00F37E6C">
        <w:rPr>
          <w:rFonts w:ascii="Monaco" w:hAnsi="Monaco" w:cs="Monaco"/>
          <w:color w:val="000000"/>
          <w:sz w:val="16"/>
          <w:szCs w:val="16"/>
          <w:lang w:val="en-US" w:eastAsia="en-US"/>
        </w:rPr>
        <w:t xml:space="preserve"> </w:t>
      </w:r>
      <w:proofErr w:type="spellStart"/>
      <w:r w:rsidRPr="00F37E6C">
        <w:rPr>
          <w:rFonts w:ascii="Monaco" w:hAnsi="Monaco" w:cs="Monaco"/>
          <w:color w:val="000000"/>
          <w:sz w:val="16"/>
          <w:szCs w:val="16"/>
          <w:lang w:val="en-US" w:eastAsia="en-US"/>
        </w:rPr>
        <w:t>callOtherDomain</w:t>
      </w:r>
      <w:proofErr w:type="spellEnd"/>
      <w:r w:rsidRPr="00F37E6C">
        <w:rPr>
          <w:rFonts w:ascii="Monaco" w:hAnsi="Monaco" w:cs="Monaco"/>
          <w:color w:val="000000"/>
          <w:sz w:val="16"/>
          <w:szCs w:val="16"/>
          <w:lang w:val="en-US" w:eastAsia="en-US"/>
        </w:rPr>
        <w:t>(){</w:t>
      </w:r>
    </w:p>
    <w:p w:rsidR="00F37E6C" w:rsidRPr="00F37E6C" w:rsidRDefault="00F37E6C" w:rsidP="00F37E6C">
      <w:pPr>
        <w:widowControl w:val="0"/>
        <w:autoSpaceDE w:val="0"/>
        <w:autoSpaceDN w:val="0"/>
        <w:adjustRightInd w:val="0"/>
        <w:ind w:firstLine="0"/>
        <w:jc w:val="left"/>
        <w:rPr>
          <w:rFonts w:ascii="Monaco" w:hAnsi="Monaco" w:cs="Monaco"/>
          <w:sz w:val="16"/>
          <w:szCs w:val="16"/>
          <w:lang w:val="en-US" w:eastAsia="en-US"/>
        </w:rPr>
      </w:pPr>
      <w:r w:rsidRPr="00F37E6C">
        <w:rPr>
          <w:rFonts w:ascii="Monaco" w:hAnsi="Monaco" w:cs="Monaco"/>
          <w:color w:val="000000"/>
          <w:sz w:val="16"/>
          <w:szCs w:val="16"/>
          <w:lang w:val="en-US" w:eastAsia="en-US"/>
        </w:rPr>
        <w:tab/>
      </w:r>
      <w:proofErr w:type="gramStart"/>
      <w:r w:rsidRPr="00F37E6C">
        <w:rPr>
          <w:rFonts w:ascii="Monaco" w:hAnsi="Monaco" w:cs="Monaco"/>
          <w:b/>
          <w:bCs/>
          <w:color w:val="7F0055"/>
          <w:sz w:val="16"/>
          <w:szCs w:val="16"/>
          <w:lang w:val="en-US" w:eastAsia="en-US"/>
        </w:rPr>
        <w:t>if</w:t>
      </w:r>
      <w:proofErr w:type="gramEnd"/>
      <w:r w:rsidRPr="00F37E6C">
        <w:rPr>
          <w:rFonts w:ascii="Monaco" w:hAnsi="Monaco" w:cs="Monaco"/>
          <w:color w:val="000000"/>
          <w:sz w:val="16"/>
          <w:szCs w:val="16"/>
          <w:lang w:val="en-US" w:eastAsia="en-US"/>
        </w:rPr>
        <w:t>(invocation){</w:t>
      </w:r>
    </w:p>
    <w:p w:rsidR="00F37E6C" w:rsidRPr="00F37E6C" w:rsidRDefault="00F37E6C" w:rsidP="00F37E6C">
      <w:pPr>
        <w:widowControl w:val="0"/>
        <w:autoSpaceDE w:val="0"/>
        <w:autoSpaceDN w:val="0"/>
        <w:adjustRightInd w:val="0"/>
        <w:ind w:firstLine="0"/>
        <w:jc w:val="left"/>
        <w:rPr>
          <w:rFonts w:ascii="Monaco" w:hAnsi="Monaco" w:cs="Monaco"/>
          <w:sz w:val="16"/>
          <w:szCs w:val="16"/>
          <w:lang w:val="en-US" w:eastAsia="en-US"/>
        </w:rPr>
      </w:pPr>
      <w:r w:rsidRPr="00F37E6C">
        <w:rPr>
          <w:rFonts w:ascii="Monaco" w:hAnsi="Monaco" w:cs="Monaco"/>
          <w:color w:val="000000"/>
          <w:sz w:val="16"/>
          <w:szCs w:val="16"/>
          <w:lang w:val="en-US" w:eastAsia="en-US"/>
        </w:rPr>
        <w:tab/>
      </w:r>
      <w:r w:rsidRPr="00F37E6C">
        <w:rPr>
          <w:rFonts w:ascii="Monaco" w:hAnsi="Monaco" w:cs="Monaco"/>
          <w:color w:val="000000"/>
          <w:sz w:val="16"/>
          <w:szCs w:val="16"/>
          <w:lang w:val="en-US" w:eastAsia="en-US"/>
        </w:rPr>
        <w:tab/>
      </w:r>
      <w:proofErr w:type="spellStart"/>
      <w:proofErr w:type="gramStart"/>
      <w:r w:rsidRPr="00F37E6C">
        <w:rPr>
          <w:rFonts w:ascii="Monaco" w:hAnsi="Monaco" w:cs="Monaco"/>
          <w:color w:val="000000"/>
          <w:sz w:val="16"/>
          <w:szCs w:val="16"/>
          <w:lang w:val="en-US" w:eastAsia="en-US"/>
        </w:rPr>
        <w:t>invocation.open</w:t>
      </w:r>
      <w:proofErr w:type="spellEnd"/>
      <w:proofErr w:type="gramEnd"/>
      <w:r w:rsidRPr="00F37E6C">
        <w:rPr>
          <w:rFonts w:ascii="Monaco" w:hAnsi="Monaco" w:cs="Monaco"/>
          <w:color w:val="000000"/>
          <w:sz w:val="16"/>
          <w:szCs w:val="16"/>
          <w:lang w:val="en-US" w:eastAsia="en-US"/>
        </w:rPr>
        <w:t>(</w:t>
      </w:r>
      <w:r w:rsidRPr="00F37E6C">
        <w:rPr>
          <w:rFonts w:ascii="Monaco" w:hAnsi="Monaco" w:cs="Monaco"/>
          <w:color w:val="2A00FF"/>
          <w:sz w:val="16"/>
          <w:szCs w:val="16"/>
          <w:lang w:val="en-US" w:eastAsia="en-US"/>
        </w:rPr>
        <w:t>'GET'</w:t>
      </w:r>
      <w:r w:rsidRPr="00F37E6C">
        <w:rPr>
          <w:rFonts w:ascii="Monaco" w:hAnsi="Monaco" w:cs="Monaco"/>
          <w:color w:val="000000"/>
          <w:sz w:val="16"/>
          <w:szCs w:val="16"/>
          <w:lang w:val="en-US" w:eastAsia="en-US"/>
        </w:rPr>
        <w:t>,</w:t>
      </w:r>
      <w:r w:rsidRPr="00F37E6C">
        <w:rPr>
          <w:rFonts w:ascii="Monaco" w:hAnsi="Monaco" w:cs="Monaco"/>
          <w:color w:val="000000"/>
          <w:sz w:val="16"/>
          <w:szCs w:val="16"/>
          <w:lang w:val="en-US" w:eastAsia="en-US"/>
        </w:rPr>
        <w:tab/>
      </w:r>
      <w:proofErr w:type="spellStart"/>
      <w:r w:rsidRPr="00F37E6C">
        <w:rPr>
          <w:rFonts w:ascii="Monaco" w:hAnsi="Monaco" w:cs="Monaco"/>
          <w:color w:val="000000"/>
          <w:sz w:val="16"/>
          <w:szCs w:val="16"/>
          <w:lang w:val="en-US" w:eastAsia="en-US"/>
        </w:rPr>
        <w:t>url</w:t>
      </w:r>
      <w:proofErr w:type="spellEnd"/>
      <w:r w:rsidRPr="00F37E6C">
        <w:rPr>
          <w:rFonts w:ascii="Monaco" w:hAnsi="Monaco" w:cs="Monaco"/>
          <w:color w:val="000000"/>
          <w:sz w:val="16"/>
          <w:szCs w:val="16"/>
          <w:lang w:val="en-US" w:eastAsia="en-US"/>
        </w:rPr>
        <w:t xml:space="preserve">, </w:t>
      </w:r>
      <w:r w:rsidRPr="00F37E6C">
        <w:rPr>
          <w:rFonts w:ascii="Monaco" w:hAnsi="Monaco" w:cs="Monaco"/>
          <w:b/>
          <w:bCs/>
          <w:color w:val="7F0055"/>
          <w:sz w:val="16"/>
          <w:szCs w:val="16"/>
          <w:lang w:val="en-US" w:eastAsia="en-US"/>
        </w:rPr>
        <w:t>true</w:t>
      </w:r>
      <w:r w:rsidRPr="00F37E6C">
        <w:rPr>
          <w:rFonts w:ascii="Monaco" w:hAnsi="Monaco" w:cs="Monaco"/>
          <w:color w:val="000000"/>
          <w:sz w:val="16"/>
          <w:szCs w:val="16"/>
          <w:lang w:val="en-US" w:eastAsia="en-US"/>
        </w:rPr>
        <w:t>);</w:t>
      </w:r>
    </w:p>
    <w:p w:rsidR="00F37E6C" w:rsidRPr="00F37E6C" w:rsidRDefault="00F37E6C" w:rsidP="00F37E6C">
      <w:pPr>
        <w:widowControl w:val="0"/>
        <w:autoSpaceDE w:val="0"/>
        <w:autoSpaceDN w:val="0"/>
        <w:adjustRightInd w:val="0"/>
        <w:ind w:firstLine="0"/>
        <w:jc w:val="left"/>
        <w:rPr>
          <w:rFonts w:ascii="Monaco" w:hAnsi="Monaco" w:cs="Monaco"/>
          <w:sz w:val="16"/>
          <w:szCs w:val="16"/>
          <w:lang w:val="en-US" w:eastAsia="en-US"/>
        </w:rPr>
      </w:pPr>
      <w:r w:rsidRPr="00F37E6C">
        <w:rPr>
          <w:rFonts w:ascii="Monaco" w:hAnsi="Monaco" w:cs="Monaco"/>
          <w:color w:val="000000"/>
          <w:sz w:val="16"/>
          <w:szCs w:val="16"/>
          <w:lang w:val="en-US" w:eastAsia="en-US"/>
        </w:rPr>
        <w:tab/>
      </w:r>
      <w:r w:rsidRPr="00F37E6C">
        <w:rPr>
          <w:rFonts w:ascii="Monaco" w:hAnsi="Monaco" w:cs="Monaco"/>
          <w:color w:val="000000"/>
          <w:sz w:val="16"/>
          <w:szCs w:val="16"/>
          <w:lang w:val="en-US" w:eastAsia="en-US"/>
        </w:rPr>
        <w:tab/>
      </w:r>
      <w:proofErr w:type="spellStart"/>
      <w:r w:rsidRPr="00F37E6C">
        <w:rPr>
          <w:rFonts w:ascii="Monaco" w:hAnsi="Monaco" w:cs="Monaco"/>
          <w:color w:val="000000"/>
          <w:sz w:val="16"/>
          <w:szCs w:val="16"/>
          <w:lang w:val="en-US" w:eastAsia="en-US"/>
        </w:rPr>
        <w:t>invocation.withCredentials</w:t>
      </w:r>
      <w:proofErr w:type="spellEnd"/>
      <w:r w:rsidRPr="00F37E6C">
        <w:rPr>
          <w:rFonts w:ascii="Monaco" w:hAnsi="Monaco" w:cs="Monaco"/>
          <w:color w:val="000000"/>
          <w:sz w:val="16"/>
          <w:szCs w:val="16"/>
          <w:lang w:val="en-US" w:eastAsia="en-US"/>
        </w:rPr>
        <w:t xml:space="preserve"> = </w:t>
      </w:r>
      <w:r w:rsidRPr="00F37E6C">
        <w:rPr>
          <w:rFonts w:ascii="Monaco" w:hAnsi="Monaco" w:cs="Monaco"/>
          <w:b/>
          <w:bCs/>
          <w:color w:val="7F0055"/>
          <w:sz w:val="16"/>
          <w:szCs w:val="16"/>
          <w:lang w:val="en-US" w:eastAsia="en-US"/>
        </w:rPr>
        <w:t>true</w:t>
      </w:r>
      <w:r w:rsidRPr="00F37E6C">
        <w:rPr>
          <w:rFonts w:ascii="Monaco" w:hAnsi="Monaco" w:cs="Monaco"/>
          <w:color w:val="000000"/>
          <w:sz w:val="16"/>
          <w:szCs w:val="16"/>
          <w:lang w:val="en-US" w:eastAsia="en-US"/>
        </w:rPr>
        <w:t>;</w:t>
      </w:r>
    </w:p>
    <w:p w:rsidR="00F37E6C" w:rsidRPr="00F37E6C" w:rsidRDefault="00F37E6C" w:rsidP="00F37E6C">
      <w:pPr>
        <w:widowControl w:val="0"/>
        <w:autoSpaceDE w:val="0"/>
        <w:autoSpaceDN w:val="0"/>
        <w:adjustRightInd w:val="0"/>
        <w:ind w:firstLine="0"/>
        <w:jc w:val="left"/>
        <w:rPr>
          <w:rFonts w:ascii="Monaco" w:hAnsi="Monaco" w:cs="Monaco"/>
          <w:sz w:val="16"/>
          <w:szCs w:val="16"/>
          <w:lang w:val="en-US" w:eastAsia="en-US"/>
        </w:rPr>
      </w:pPr>
      <w:r w:rsidRPr="00F37E6C">
        <w:rPr>
          <w:rFonts w:ascii="Monaco" w:hAnsi="Monaco" w:cs="Monaco"/>
          <w:color w:val="000000"/>
          <w:sz w:val="16"/>
          <w:szCs w:val="16"/>
          <w:lang w:val="en-US" w:eastAsia="en-US"/>
        </w:rPr>
        <w:tab/>
      </w:r>
      <w:r w:rsidRPr="00F37E6C">
        <w:rPr>
          <w:rFonts w:ascii="Monaco" w:hAnsi="Monaco" w:cs="Monaco"/>
          <w:color w:val="000000"/>
          <w:sz w:val="16"/>
          <w:szCs w:val="16"/>
          <w:lang w:val="en-US" w:eastAsia="en-US"/>
        </w:rPr>
        <w:tab/>
      </w:r>
      <w:proofErr w:type="spellStart"/>
      <w:proofErr w:type="gramStart"/>
      <w:r w:rsidRPr="00F37E6C">
        <w:rPr>
          <w:rFonts w:ascii="Monaco" w:hAnsi="Monaco" w:cs="Monaco"/>
          <w:color w:val="000000"/>
          <w:sz w:val="16"/>
          <w:szCs w:val="16"/>
          <w:lang w:val="en-US" w:eastAsia="en-US"/>
        </w:rPr>
        <w:t>invocation.send</w:t>
      </w:r>
      <w:proofErr w:type="spellEnd"/>
      <w:proofErr w:type="gramEnd"/>
      <w:r w:rsidRPr="00F37E6C">
        <w:rPr>
          <w:rFonts w:ascii="Monaco" w:hAnsi="Monaco" w:cs="Monaco"/>
          <w:color w:val="000000"/>
          <w:sz w:val="16"/>
          <w:szCs w:val="16"/>
          <w:lang w:val="en-US" w:eastAsia="en-US"/>
        </w:rPr>
        <w:t>();</w:t>
      </w:r>
    </w:p>
    <w:p w:rsidR="00F37E6C" w:rsidRPr="00B41EB0" w:rsidRDefault="00F37E6C" w:rsidP="00F37E6C">
      <w:pPr>
        <w:widowControl w:val="0"/>
        <w:autoSpaceDE w:val="0"/>
        <w:autoSpaceDN w:val="0"/>
        <w:adjustRightInd w:val="0"/>
        <w:ind w:firstLine="0"/>
        <w:jc w:val="left"/>
        <w:rPr>
          <w:rFonts w:ascii="Monaco" w:hAnsi="Monaco" w:cs="Monaco"/>
          <w:sz w:val="16"/>
          <w:szCs w:val="16"/>
          <w:lang w:val="en-US" w:eastAsia="en-US"/>
        </w:rPr>
      </w:pPr>
      <w:r w:rsidRPr="00F37E6C">
        <w:rPr>
          <w:rFonts w:ascii="Monaco" w:hAnsi="Monaco" w:cs="Monaco"/>
          <w:color w:val="000000"/>
          <w:sz w:val="16"/>
          <w:szCs w:val="16"/>
          <w:lang w:val="en-US" w:eastAsia="en-US"/>
        </w:rPr>
        <w:tab/>
      </w:r>
      <w:r w:rsidRPr="00B41EB0">
        <w:rPr>
          <w:rFonts w:ascii="Monaco" w:hAnsi="Monaco" w:cs="Monaco"/>
          <w:color w:val="000000"/>
          <w:sz w:val="16"/>
          <w:szCs w:val="16"/>
          <w:lang w:val="en-US" w:eastAsia="en-US"/>
        </w:rPr>
        <w:t>}</w:t>
      </w:r>
    </w:p>
    <w:p w:rsidR="00A77B3E" w:rsidRPr="00F37E6C" w:rsidRDefault="00F37E6C" w:rsidP="00F37E6C">
      <w:pPr>
        <w:rPr>
          <w:rFonts w:ascii="Tahoma" w:hAnsi="Tahoma"/>
          <w:sz w:val="16"/>
          <w:szCs w:val="16"/>
        </w:rPr>
      </w:pPr>
      <w:r w:rsidRPr="00E5373D">
        <w:rPr>
          <w:rFonts w:ascii="Monaco" w:hAnsi="Monaco" w:cs="Monaco"/>
          <w:color w:val="000000"/>
          <w:sz w:val="16"/>
          <w:szCs w:val="16"/>
          <w:lang w:eastAsia="en-US"/>
        </w:rPr>
        <w:t>}</w:t>
      </w:r>
    </w:p>
    <w:p w:rsidR="00D0481B" w:rsidRPr="00D93E1C" w:rsidRDefault="00D0481B" w:rsidP="00253D38"/>
    <w:p w:rsidR="00A77B3E" w:rsidRPr="00D93E1C" w:rsidRDefault="00DE11A0" w:rsidP="00196326">
      <w:r w:rsidRPr="00D93E1C">
        <w:t xml:space="preserve">A linha </w:t>
      </w:r>
      <w:r w:rsidR="00E1268F">
        <w:t>7</w:t>
      </w:r>
      <w:r w:rsidRPr="00D93E1C">
        <w:t xml:space="preserve"> mostra a propriedade </w:t>
      </w:r>
      <w:proofErr w:type="spellStart"/>
      <w:r w:rsidRPr="001A2AA7">
        <w:rPr>
          <w:b/>
        </w:rPr>
        <w:t>withCredentials</w:t>
      </w:r>
      <w:proofErr w:type="spellEnd"/>
      <w:r w:rsidRPr="00D93E1C">
        <w:t xml:space="preserve"> </w:t>
      </w:r>
      <w:proofErr w:type="spellStart"/>
      <w:r w:rsidRPr="00D93E1C">
        <w:t>setada</w:t>
      </w:r>
      <w:proofErr w:type="spellEnd"/>
      <w:r w:rsidRPr="00D93E1C">
        <w:t xml:space="preserve"> com o valor </w:t>
      </w:r>
      <w:proofErr w:type="spellStart"/>
      <w:r w:rsidRPr="001A2AA7">
        <w:rPr>
          <w:b/>
        </w:rPr>
        <w:t>true</w:t>
      </w:r>
      <w:proofErr w:type="spellEnd"/>
      <w:r w:rsidR="00EB00D9">
        <w:t>, indicando que a aplicação cliente deseja utilizar cookies ou serviços HTTP autenticados.</w:t>
      </w:r>
      <w:r w:rsidR="00196326">
        <w:t xml:space="preserve"> Porém, para que o </w:t>
      </w:r>
      <w:r w:rsidRPr="00D93E1C">
        <w:t xml:space="preserve">navegador </w:t>
      </w:r>
      <w:r w:rsidR="00196326">
        <w:t>tenha acesso a estas informações</w:t>
      </w:r>
      <w:r w:rsidR="00E1268F">
        <w:t>,</w:t>
      </w:r>
      <w:r w:rsidR="00196326">
        <w:t xml:space="preserve"> as</w:t>
      </w:r>
      <w:r w:rsidRPr="00D93E1C">
        <w:t xml:space="preserve"> resposta</w:t>
      </w:r>
      <w:r w:rsidR="00196326">
        <w:t>s</w:t>
      </w:r>
      <w:r w:rsidRPr="00D93E1C">
        <w:t xml:space="preserve"> </w:t>
      </w:r>
      <w:r w:rsidR="00196326">
        <w:t>do servidor devem conter</w:t>
      </w:r>
      <w:r w:rsidRPr="00D93E1C">
        <w:t xml:space="preserve"> </w:t>
      </w:r>
      <w:r w:rsidR="00196326">
        <w:t xml:space="preserve">o </w:t>
      </w:r>
      <w:r w:rsidRPr="00D93E1C">
        <w:t xml:space="preserve">cabeçalho </w:t>
      </w:r>
      <w:proofErr w:type="spellStart"/>
      <w:r w:rsidRPr="001A2AA7">
        <w:rPr>
          <w:b/>
        </w:rPr>
        <w:t>Access-Control-Allow-Credentials</w:t>
      </w:r>
      <w:proofErr w:type="spellEnd"/>
      <w:r w:rsidRPr="001A2AA7">
        <w:rPr>
          <w:b/>
        </w:rPr>
        <w:t xml:space="preserve">: </w:t>
      </w:r>
      <w:proofErr w:type="spellStart"/>
      <w:r w:rsidRPr="001A2AA7">
        <w:rPr>
          <w:b/>
        </w:rPr>
        <w:t>true</w:t>
      </w:r>
      <w:proofErr w:type="spellEnd"/>
      <w:r w:rsidRPr="00D93E1C">
        <w:t>.</w:t>
      </w:r>
      <w:r w:rsidR="00196326">
        <w:t xml:space="preserve"> Vale ressaltar que, por padrão, esta opção é </w:t>
      </w:r>
      <w:proofErr w:type="spellStart"/>
      <w:r w:rsidR="00196326">
        <w:t>setada</w:t>
      </w:r>
      <w:proofErr w:type="spellEnd"/>
      <w:r w:rsidR="00196326">
        <w:t xml:space="preserve"> como </w:t>
      </w:r>
      <w:r w:rsidR="00196326" w:rsidRPr="00196326">
        <w:rPr>
          <w:b/>
        </w:rPr>
        <w:t>false</w:t>
      </w:r>
      <w:r w:rsidR="003901FA">
        <w:t>, inibindo o tráfego de cookies e inviabilizando o consumo de serviços autenticados</w:t>
      </w:r>
      <w:r w:rsidR="00196326">
        <w:t>.</w:t>
      </w:r>
    </w:p>
    <w:p w:rsidR="00A77B3E" w:rsidRPr="00D93E1C" w:rsidRDefault="00AB476A" w:rsidP="00253D38">
      <w:r>
        <w:t xml:space="preserve">A </w:t>
      </w:r>
      <w:r w:rsidR="003927D2" w:rsidRPr="003927D2">
        <w:rPr>
          <w:rStyle w:val="NegritoTecnico"/>
          <w:rFonts w:ascii="Times New Roman" w:hAnsi="Times New Roman"/>
        </w:rPr>
        <w:t>Figura 4</w:t>
      </w:r>
      <w:r w:rsidR="003927D2">
        <w:t xml:space="preserve"> demonstra</w:t>
      </w:r>
      <w:r w:rsidR="001F3243">
        <w:t xml:space="preserve"> os cabeçalhos trafegados, entre cliente e servidor, com base n</w:t>
      </w:r>
      <w:r>
        <w:t xml:space="preserve">o código ilustrado na </w:t>
      </w:r>
      <w:r w:rsidRPr="00B41EB0">
        <w:rPr>
          <w:b/>
        </w:rPr>
        <w:t xml:space="preserve">Listagem </w:t>
      </w:r>
      <w:r w:rsidR="001A1339" w:rsidRPr="00B41EB0">
        <w:rPr>
          <w:b/>
        </w:rPr>
        <w:t>2</w:t>
      </w:r>
      <w:r w:rsidR="001F3243">
        <w:t>.</w:t>
      </w:r>
      <w:r w:rsidR="001F3243" w:rsidRPr="00D93E1C">
        <w:t xml:space="preserve"> </w:t>
      </w:r>
    </w:p>
    <w:p w:rsidR="001F3243" w:rsidRDefault="001F3243" w:rsidP="0039061E">
      <w:pPr>
        <w:rPr>
          <w:rFonts w:ascii="Tahoma" w:hAnsi="Tahoma"/>
          <w:b/>
          <w:bCs/>
          <w:sz w:val="20"/>
        </w:rPr>
      </w:pPr>
    </w:p>
    <w:p w:rsidR="00A77B3E" w:rsidRDefault="009720CD" w:rsidP="0039061E">
      <w:pPr>
        <w:rPr>
          <w:rFonts w:ascii="Tahoma" w:hAnsi="Tahoma"/>
          <w:b/>
          <w:bCs/>
          <w:sz w:val="20"/>
          <w:lang w:val="en-US"/>
        </w:rPr>
      </w:pPr>
      <w:r>
        <w:rPr>
          <w:rFonts w:ascii="Tahoma" w:hAnsi="Tahoma"/>
          <w:b/>
          <w:bCs/>
          <w:noProof/>
          <w:sz w:val="20"/>
          <w:lang w:val="en-US" w:eastAsia="en-US"/>
        </w:rPr>
        <w:drawing>
          <wp:inline distT="0" distB="0" distL="0" distR="0">
            <wp:extent cx="4572000" cy="2694072"/>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rcRect/>
                    <a:stretch>
                      <a:fillRect/>
                    </a:stretch>
                  </pic:blipFill>
                  <pic:spPr bwMode="auto">
                    <a:xfrm>
                      <a:off x="0" y="0"/>
                      <a:ext cx="4572000" cy="2694072"/>
                    </a:xfrm>
                    <a:prstGeom prst="rect">
                      <a:avLst/>
                    </a:prstGeom>
                    <a:noFill/>
                    <a:ln>
                      <a:noFill/>
                    </a:ln>
                  </pic:spPr>
                </pic:pic>
              </a:graphicData>
            </a:graphic>
          </wp:inline>
        </w:drawing>
      </w:r>
    </w:p>
    <w:p w:rsidR="005F4191" w:rsidRPr="00E5373D" w:rsidRDefault="005F4191" w:rsidP="0039061E">
      <w:pPr>
        <w:rPr>
          <w:rFonts w:ascii="Tahoma" w:hAnsi="Tahoma"/>
          <w:b/>
          <w:bCs/>
          <w:sz w:val="20"/>
        </w:rPr>
      </w:pPr>
      <w:r w:rsidRPr="00E1268F">
        <w:rPr>
          <w:rFonts w:ascii="Arial" w:hAnsi="Arial" w:cs="Arial"/>
          <w:b/>
          <w:color w:val="000000" w:themeColor="text1"/>
          <w:sz w:val="20"/>
          <w:szCs w:val="20"/>
        </w:rPr>
        <w:t>Figura 4</w:t>
      </w:r>
      <w:r w:rsidR="00E1268F">
        <w:rPr>
          <w:rFonts w:ascii="Arial" w:hAnsi="Arial" w:cs="Arial"/>
          <w:b/>
          <w:color w:val="000000" w:themeColor="text1"/>
          <w:sz w:val="20"/>
          <w:szCs w:val="20"/>
        </w:rPr>
        <w:t>.</w:t>
      </w:r>
      <w:r w:rsidRPr="00E5373D">
        <w:rPr>
          <w:rFonts w:ascii="Arial" w:hAnsi="Arial" w:cs="Arial"/>
          <w:b/>
          <w:color w:val="333333"/>
          <w:sz w:val="20"/>
          <w:szCs w:val="20"/>
        </w:rPr>
        <w:t xml:space="preserve"> </w:t>
      </w:r>
      <w:r w:rsidRPr="00013786">
        <w:rPr>
          <w:rFonts w:ascii="Arial" w:hAnsi="Arial" w:cs="Arial"/>
          <w:sz w:val="20"/>
          <w:szCs w:val="20"/>
        </w:rPr>
        <w:t xml:space="preserve">Fluxo </w:t>
      </w:r>
      <w:r>
        <w:rPr>
          <w:rFonts w:ascii="Arial" w:hAnsi="Arial" w:cs="Arial"/>
          <w:sz w:val="20"/>
          <w:szCs w:val="20"/>
        </w:rPr>
        <w:t>de requisições com credencial.</w:t>
      </w:r>
    </w:p>
    <w:p w:rsidR="00A77B3E" w:rsidRPr="0039061E" w:rsidRDefault="00DE11A0" w:rsidP="00253D38">
      <w:pPr>
        <w:pStyle w:val="Intertitulo"/>
      </w:pPr>
      <w:r w:rsidRPr="0039061E">
        <w:t>Estudo de caso</w:t>
      </w:r>
    </w:p>
    <w:p w:rsidR="00A77B3E" w:rsidRPr="00D93E1C" w:rsidRDefault="00DE11A0" w:rsidP="00253D38">
      <w:r w:rsidRPr="00D93E1C">
        <w:t xml:space="preserve">Agora que temos em mente quais os pontos mais delicados na troca de informações </w:t>
      </w:r>
      <w:r w:rsidR="000B4DD7">
        <w:t>“Cross-Domain”</w:t>
      </w:r>
      <w:r w:rsidRPr="00D93E1C">
        <w:t xml:space="preserve">, onde o intermediário é o navegador do usuário final, criaremos um cenário onde possamos demonstrar na prática os conceitos apresentados até o momento. </w:t>
      </w:r>
    </w:p>
    <w:p w:rsidR="00A77B3E" w:rsidRPr="0039061E" w:rsidRDefault="00DE11A0" w:rsidP="00253D38">
      <w:pPr>
        <w:pStyle w:val="Intertitulo2"/>
      </w:pPr>
      <w:r w:rsidRPr="0039061E">
        <w:t>O cenário</w:t>
      </w:r>
    </w:p>
    <w:p w:rsidR="00A77B3E" w:rsidRPr="00D93E1C" w:rsidRDefault="00DE11A0" w:rsidP="00253D38">
      <w:r w:rsidRPr="00D93E1C">
        <w:t>Desenvolveremos duas aplicações</w:t>
      </w:r>
      <w:r w:rsidR="00E1268F">
        <w:t>:</w:t>
      </w:r>
      <w:r w:rsidR="00E1268F" w:rsidRPr="00D93E1C">
        <w:t xml:space="preserve"> </w:t>
      </w:r>
      <w:r w:rsidR="00E1268F">
        <w:t>a</w:t>
      </w:r>
      <w:r w:rsidRPr="00D93E1C">
        <w:t xml:space="preserve"> aplicação </w:t>
      </w:r>
      <w:proofErr w:type="spellStart"/>
      <w:r w:rsidRPr="00D93E1C">
        <w:t>api-provider</w:t>
      </w:r>
      <w:proofErr w:type="spellEnd"/>
      <w:r w:rsidR="00B539DD">
        <w:t>, que</w:t>
      </w:r>
      <w:r w:rsidRPr="00D93E1C">
        <w:t xml:space="preserve"> conterá alguns Web Services simulando a disponibilização de uma API</w:t>
      </w:r>
      <w:r w:rsidR="00E1268F">
        <w:t>; e</w:t>
      </w:r>
      <w:r w:rsidRPr="00D93E1C">
        <w:t xml:space="preserve"> a aplicação </w:t>
      </w:r>
      <w:proofErr w:type="spellStart"/>
      <w:r w:rsidRPr="00D93E1C">
        <w:t>api-consumer</w:t>
      </w:r>
      <w:proofErr w:type="spellEnd"/>
      <w:r w:rsidR="00E1268F">
        <w:t xml:space="preserve">, </w:t>
      </w:r>
      <w:r w:rsidRPr="00D93E1C">
        <w:t xml:space="preserve"> </w:t>
      </w:r>
      <w:r w:rsidR="00877A91">
        <w:t xml:space="preserve">que </w:t>
      </w:r>
      <w:r w:rsidRPr="00D93E1C">
        <w:t>será um site que consumirá os Web Serv</w:t>
      </w:r>
      <w:r w:rsidR="001A2AA7">
        <w:t>ices d</w:t>
      </w:r>
      <w:r w:rsidR="00877A91">
        <w:t>e</w:t>
      </w:r>
      <w:r w:rsidR="001A2AA7">
        <w:t xml:space="preserve"> </w:t>
      </w:r>
      <w:proofErr w:type="spellStart"/>
      <w:r w:rsidR="001A2AA7">
        <w:t>api-provider</w:t>
      </w:r>
      <w:proofErr w:type="spellEnd"/>
      <w:r w:rsidRPr="00D93E1C">
        <w:t xml:space="preserve"> através de algumas chamadas AJAX.</w:t>
      </w:r>
    </w:p>
    <w:p w:rsidR="00A77B3E" w:rsidRPr="00D93E1C" w:rsidRDefault="00DE11A0" w:rsidP="00253D38">
      <w:r w:rsidRPr="00D93E1C">
        <w:t>A princípio, mostrar</w:t>
      </w:r>
      <w:r w:rsidR="001A2AA7">
        <w:t>e</w:t>
      </w:r>
      <w:r w:rsidRPr="00D93E1C">
        <w:t>mos como as requisições A</w:t>
      </w:r>
      <w:r w:rsidR="001A2AA7">
        <w:t xml:space="preserve">JAX, disparadas pela aplicação </w:t>
      </w:r>
      <w:proofErr w:type="spellStart"/>
      <w:r w:rsidRPr="00D93E1C">
        <w:t>api-consumer</w:t>
      </w:r>
      <w:proofErr w:type="spellEnd"/>
      <w:r w:rsidRPr="00D93E1C">
        <w:t>, serão barradas pelo navegador em virtude do SOP. Na sequência, implementaremos</w:t>
      </w:r>
      <w:r w:rsidR="00826C75">
        <w:t xml:space="preserve"> </w:t>
      </w:r>
      <w:r w:rsidRPr="00D93E1C">
        <w:t>um filtro</w:t>
      </w:r>
      <w:r w:rsidR="00826C75">
        <w:t xml:space="preserve"> </w:t>
      </w:r>
      <w:r w:rsidR="00877A91">
        <w:t>em</w:t>
      </w:r>
      <w:r w:rsidR="00826C75" w:rsidRPr="00D93E1C">
        <w:t xml:space="preserve"> </w:t>
      </w:r>
      <w:proofErr w:type="spellStart"/>
      <w:r w:rsidR="00826C75" w:rsidRPr="00D93E1C">
        <w:t>api-provider</w:t>
      </w:r>
      <w:proofErr w:type="spellEnd"/>
      <w:r w:rsidRPr="00D93E1C">
        <w:t xml:space="preserve"> </w:t>
      </w:r>
      <w:r w:rsidR="00B23CA1">
        <w:t xml:space="preserve">com o objetivo de </w:t>
      </w:r>
      <w:r w:rsidR="00826C75">
        <w:t>i</w:t>
      </w:r>
      <w:r w:rsidR="00B23CA1">
        <w:t>nterceptar</w:t>
      </w:r>
      <w:r w:rsidR="00826C75">
        <w:t xml:space="preserve"> as requisições </w:t>
      </w:r>
      <w:r w:rsidR="00B23CA1">
        <w:t>recebidas e trabalhar os</w:t>
      </w:r>
      <w:r w:rsidR="001A2AA7">
        <w:t xml:space="preserve"> c</w:t>
      </w:r>
      <w:r w:rsidRPr="00D93E1C">
        <w:t>abeçalhos HTTP</w:t>
      </w:r>
      <w:r w:rsidR="00B23CA1">
        <w:t>,</w:t>
      </w:r>
      <w:r w:rsidRPr="00D93E1C">
        <w:t xml:space="preserve"> de acordo com a especificação CORS. Esta sutil e não intrusiva alteração, tornará a aplicação consumidora dos </w:t>
      </w:r>
      <w:r w:rsidR="00877A91">
        <w:t>w</w:t>
      </w:r>
      <w:r w:rsidRPr="00D93E1C">
        <w:t xml:space="preserve">eb </w:t>
      </w:r>
      <w:proofErr w:type="spellStart"/>
      <w:r w:rsidR="00877A91">
        <w:t>s</w:t>
      </w:r>
      <w:r w:rsidRPr="00D93E1C">
        <w:t>ervices</w:t>
      </w:r>
      <w:proofErr w:type="spellEnd"/>
      <w:r w:rsidRPr="00D93E1C">
        <w:t xml:space="preserve"> apta a fazer o seu trabalho.</w:t>
      </w:r>
    </w:p>
    <w:p w:rsidR="00A77B3E" w:rsidRPr="00D93E1C" w:rsidRDefault="001A2AA7" w:rsidP="00253D38">
      <w:pPr>
        <w:pStyle w:val="Intertitulo2"/>
      </w:pPr>
      <w:r>
        <w:t xml:space="preserve">A aplicação </w:t>
      </w:r>
      <w:proofErr w:type="spellStart"/>
      <w:r>
        <w:t>api-provider</w:t>
      </w:r>
      <w:proofErr w:type="spellEnd"/>
    </w:p>
    <w:p w:rsidR="00A77B3E" w:rsidRPr="00D93E1C" w:rsidRDefault="00DE11A0" w:rsidP="00253D38">
      <w:r w:rsidRPr="00D93E1C">
        <w:t xml:space="preserve">A </w:t>
      </w:r>
      <w:r w:rsidR="00253D38" w:rsidRPr="00253D38">
        <w:rPr>
          <w:b/>
        </w:rPr>
        <w:t>F</w:t>
      </w:r>
      <w:r w:rsidRPr="00253D38">
        <w:rPr>
          <w:b/>
        </w:rPr>
        <w:t xml:space="preserve">igura </w:t>
      </w:r>
      <w:r w:rsidR="005E631C">
        <w:rPr>
          <w:b/>
        </w:rPr>
        <w:t>5</w:t>
      </w:r>
      <w:r w:rsidRPr="00D93E1C">
        <w:t xml:space="preserve"> mostra a </w:t>
      </w:r>
      <w:r w:rsidR="000325E8">
        <w:t xml:space="preserve">estrutura inicial da aplicação </w:t>
      </w:r>
      <w:r w:rsidR="009F6D9F">
        <w:t xml:space="preserve">Java </w:t>
      </w:r>
      <w:r w:rsidR="00877A91">
        <w:t>w</w:t>
      </w:r>
      <w:r w:rsidR="009F6D9F">
        <w:t xml:space="preserve">eb </w:t>
      </w:r>
      <w:proofErr w:type="spellStart"/>
      <w:r w:rsidRPr="00D93E1C">
        <w:t>api-provider</w:t>
      </w:r>
      <w:proofErr w:type="spellEnd"/>
      <w:r w:rsidR="00C62E53">
        <w:t xml:space="preserve">. </w:t>
      </w:r>
      <w:r w:rsidR="004B1F39">
        <w:t>Nesta aplicação</w:t>
      </w:r>
      <w:r w:rsidR="007F40CA">
        <w:t>,</w:t>
      </w:r>
      <w:r w:rsidRPr="00D93E1C">
        <w:t xml:space="preserve"> duas classes </w:t>
      </w:r>
      <w:r w:rsidR="007F40CA">
        <w:t xml:space="preserve">são </w:t>
      </w:r>
      <w:r w:rsidRPr="00D93E1C">
        <w:t xml:space="preserve">importantes para o nosso contexto: </w:t>
      </w:r>
      <w:r w:rsidRPr="000325E8">
        <w:rPr>
          <w:rStyle w:val="NegritoTecnico"/>
        </w:rPr>
        <w:t>MessageBean</w:t>
      </w:r>
      <w:r w:rsidRPr="00D93E1C">
        <w:t xml:space="preserve"> e </w:t>
      </w:r>
      <w:r w:rsidRPr="000325E8">
        <w:rPr>
          <w:rStyle w:val="NegritoTecnico"/>
        </w:rPr>
        <w:t>Resource</w:t>
      </w:r>
      <w:r w:rsidRPr="00D93E1C">
        <w:t xml:space="preserve">. </w:t>
      </w:r>
      <w:r w:rsidR="000A47E5">
        <w:t>A função d</w:t>
      </w:r>
      <w:r w:rsidR="00877A91">
        <w:t>e</w:t>
      </w:r>
      <w:r w:rsidR="000A47E5">
        <w:t xml:space="preserve"> </w:t>
      </w:r>
      <w:proofErr w:type="spellStart"/>
      <w:r w:rsidR="000A47E5" w:rsidRPr="000A47E5">
        <w:rPr>
          <w:rFonts w:ascii="Arial Narrow" w:hAnsi="Arial Narrow"/>
          <w:b/>
        </w:rPr>
        <w:t>MessageBean</w:t>
      </w:r>
      <w:proofErr w:type="spellEnd"/>
      <w:r w:rsidR="000A47E5">
        <w:t xml:space="preserve"> é encapsular as mensagens de resposta dos </w:t>
      </w:r>
      <w:r w:rsidR="00877A91">
        <w:t>w</w:t>
      </w:r>
      <w:r w:rsidR="000A47E5">
        <w:t>eb</w:t>
      </w:r>
      <w:r w:rsidR="00877A91">
        <w:t xml:space="preserve"> </w:t>
      </w:r>
      <w:proofErr w:type="spellStart"/>
      <w:r w:rsidR="00877A91">
        <w:t>s</w:t>
      </w:r>
      <w:r w:rsidR="000A47E5">
        <w:t>ervices</w:t>
      </w:r>
      <w:proofErr w:type="spellEnd"/>
      <w:r w:rsidR="000A47E5">
        <w:t xml:space="preserve"> e facilitar sua serialização para o formato JSON, e </w:t>
      </w:r>
      <w:r w:rsidR="00877A91">
        <w:t>a função de</w:t>
      </w:r>
      <w:r w:rsidR="001F2D83">
        <w:t xml:space="preserve"> </w:t>
      </w:r>
      <w:proofErr w:type="spellStart"/>
      <w:r w:rsidR="000A47E5" w:rsidRPr="000A47E5">
        <w:rPr>
          <w:rFonts w:ascii="Arial Narrow" w:hAnsi="Arial Narrow"/>
          <w:b/>
        </w:rPr>
        <w:t>Resource</w:t>
      </w:r>
      <w:proofErr w:type="spellEnd"/>
      <w:r w:rsidR="000A47E5">
        <w:t xml:space="preserve"> é</w:t>
      </w:r>
      <w:r w:rsidRPr="00D93E1C">
        <w:t xml:space="preserve"> disponibilizar os </w:t>
      </w:r>
      <w:r w:rsidR="00877A91">
        <w:t>w</w:t>
      </w:r>
      <w:r w:rsidRPr="00D93E1C">
        <w:t xml:space="preserve">eb </w:t>
      </w:r>
      <w:proofErr w:type="spellStart"/>
      <w:r w:rsidR="00877A91">
        <w:t>s</w:t>
      </w:r>
      <w:r w:rsidRPr="00D93E1C">
        <w:t>ervices</w:t>
      </w:r>
      <w:proofErr w:type="spellEnd"/>
      <w:r w:rsidR="000A47E5">
        <w:t xml:space="preserve"> do recurso</w:t>
      </w:r>
      <w:r w:rsidRPr="00D93E1C">
        <w:t>.</w:t>
      </w:r>
    </w:p>
    <w:p w:rsidR="00A77B3E" w:rsidRPr="00D93E1C" w:rsidRDefault="00A77B3E" w:rsidP="0039061E">
      <w:pPr>
        <w:rPr>
          <w:rFonts w:ascii="Tahoma" w:hAnsi="Tahoma"/>
          <w:sz w:val="20"/>
        </w:rPr>
      </w:pPr>
    </w:p>
    <w:p w:rsidR="00A77B3E" w:rsidRPr="0039061E" w:rsidRDefault="00DC261E" w:rsidP="0039061E">
      <w:pPr>
        <w:rPr>
          <w:rFonts w:ascii="Tahoma" w:hAnsi="Tahoma"/>
          <w:sz w:val="20"/>
        </w:rPr>
      </w:pPr>
      <w:r>
        <w:rPr>
          <w:rFonts w:ascii="Tahoma" w:hAnsi="Tahoma"/>
          <w:noProof/>
          <w:sz w:val="20"/>
          <w:lang w:val="en-US" w:eastAsia="en-US"/>
        </w:rPr>
        <w:drawing>
          <wp:inline distT="0" distB="0" distL="0" distR="0">
            <wp:extent cx="2006183" cy="2965662"/>
            <wp:effectExtent l="25400" t="0" r="417" b="0"/>
            <wp:docPr id="4" name="Picture 3" descr="1 - api-pro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 api-provider.png"/>
                    <pic:cNvPicPr/>
                  </pic:nvPicPr>
                  <pic:blipFill>
                    <a:blip r:embed="rId14"/>
                    <a:stretch>
                      <a:fillRect/>
                    </a:stretch>
                  </pic:blipFill>
                  <pic:spPr>
                    <a:xfrm>
                      <a:off x="0" y="0"/>
                      <a:ext cx="2006183" cy="2965662"/>
                    </a:xfrm>
                    <a:prstGeom prst="rect">
                      <a:avLst/>
                    </a:prstGeom>
                  </pic:spPr>
                </pic:pic>
              </a:graphicData>
            </a:graphic>
          </wp:inline>
        </w:drawing>
      </w:r>
    </w:p>
    <w:p w:rsidR="00A77B3E" w:rsidRPr="00D93E1C" w:rsidRDefault="005E631C" w:rsidP="00253D38">
      <w:pPr>
        <w:pStyle w:val="FiguraLegenda"/>
      </w:pPr>
      <w:r>
        <w:rPr>
          <w:b/>
        </w:rPr>
        <w:t>Figura 5</w:t>
      </w:r>
      <w:r w:rsidR="00253D38">
        <w:rPr>
          <w:b/>
        </w:rPr>
        <w:t>.</w:t>
      </w:r>
      <w:r w:rsidR="00DE11A0" w:rsidRPr="00D93E1C">
        <w:t xml:space="preserve"> Estrutura ini</w:t>
      </w:r>
      <w:r w:rsidR="00253D38">
        <w:t xml:space="preserve">cial da aplicação </w:t>
      </w:r>
      <w:proofErr w:type="spellStart"/>
      <w:r w:rsidR="00253D38">
        <w:t>api-provider</w:t>
      </w:r>
      <w:proofErr w:type="spellEnd"/>
      <w:r w:rsidR="00253D38">
        <w:t>.</w:t>
      </w:r>
    </w:p>
    <w:p w:rsidR="00A77B3E" w:rsidRPr="00D93E1C" w:rsidRDefault="00253D38" w:rsidP="00253D38">
      <w:r>
        <w:t>A implementaç</w:t>
      </w:r>
      <w:r w:rsidR="00A83AD8">
        <w:t>ão</w:t>
      </w:r>
      <w:r>
        <w:t xml:space="preserve"> da classe </w:t>
      </w:r>
      <w:r w:rsidRPr="00253D38">
        <w:rPr>
          <w:rStyle w:val="NegritoTecnico"/>
        </w:rPr>
        <w:t>MessageBean</w:t>
      </w:r>
      <w:r w:rsidR="00A83AD8">
        <w:t xml:space="preserve"> </w:t>
      </w:r>
      <w:r w:rsidR="00C55B60">
        <w:t>pode ser visualizada na</w:t>
      </w:r>
      <w:r>
        <w:t xml:space="preserve"> </w:t>
      </w:r>
      <w:r w:rsidR="00C55B60" w:rsidRPr="00877A91">
        <w:rPr>
          <w:b/>
        </w:rPr>
        <w:t>Listage</w:t>
      </w:r>
      <w:r w:rsidR="00A83AD8">
        <w:rPr>
          <w:b/>
        </w:rPr>
        <w:t>m</w:t>
      </w:r>
      <w:r w:rsidR="00DE11A0" w:rsidRPr="00877A91">
        <w:rPr>
          <w:b/>
        </w:rPr>
        <w:t xml:space="preserve"> </w:t>
      </w:r>
      <w:r w:rsidR="007E7BC4" w:rsidRPr="00877A91">
        <w:rPr>
          <w:b/>
        </w:rPr>
        <w:t>3</w:t>
      </w:r>
      <w:r w:rsidR="00DE11A0" w:rsidRPr="00D93E1C">
        <w:t>.</w:t>
      </w:r>
      <w:r w:rsidR="00B4230B">
        <w:t xml:space="preserve"> </w:t>
      </w:r>
      <w:r w:rsidR="000629C1">
        <w:t>Est</w:t>
      </w:r>
      <w:r w:rsidR="00B41EB0">
        <w:t>a</w:t>
      </w:r>
      <w:r w:rsidR="007032D4">
        <w:t xml:space="preserve"> classe possui um design simples</w:t>
      </w:r>
      <w:r w:rsidR="000629C1">
        <w:t>, contendo apenas o atributo mensagem</w:t>
      </w:r>
      <w:r w:rsidR="003E1F37">
        <w:t xml:space="preserve">, seus respectivos métodos de acesso, e dois construtores, sendo que um recebe o atributo </w:t>
      </w:r>
      <w:r w:rsidR="003E1F37" w:rsidRPr="005A344F">
        <w:rPr>
          <w:b/>
        </w:rPr>
        <w:t>mensagem</w:t>
      </w:r>
      <w:r w:rsidR="003E1F37">
        <w:t xml:space="preserve"> como parâmetro.</w:t>
      </w:r>
    </w:p>
    <w:p w:rsidR="00A77B3E" w:rsidRDefault="00DE11A0" w:rsidP="0039061E">
      <w:pPr>
        <w:rPr>
          <w:rFonts w:ascii="Tahoma" w:hAnsi="Tahoma"/>
          <w:sz w:val="20"/>
        </w:rPr>
      </w:pPr>
      <w:r w:rsidRPr="00D93E1C">
        <w:rPr>
          <w:rFonts w:ascii="Tahoma" w:hAnsi="Tahoma"/>
          <w:sz w:val="20"/>
        </w:rPr>
        <w:t xml:space="preserve"> </w:t>
      </w:r>
    </w:p>
    <w:p w:rsidR="00253D38" w:rsidRPr="00473255" w:rsidRDefault="00253D38" w:rsidP="00473255">
      <w:pPr>
        <w:pStyle w:val="ListagemTitulo"/>
      </w:pPr>
      <w:r w:rsidRPr="00877A91">
        <w:rPr>
          <w:b/>
        </w:rPr>
        <w:t>Listagem</w:t>
      </w:r>
      <w:r w:rsidR="007E7BC4" w:rsidRPr="00877A91">
        <w:rPr>
          <w:b/>
        </w:rPr>
        <w:t xml:space="preserve"> 3</w:t>
      </w:r>
      <w:r w:rsidR="00877A91" w:rsidRPr="00877A91">
        <w:rPr>
          <w:b/>
        </w:rPr>
        <w:t>.</w:t>
      </w:r>
      <w:r w:rsidRPr="0039061E">
        <w:t xml:space="preserve"> Implementação da classe MessageBean</w:t>
      </w:r>
      <w:r w:rsidR="00877A91">
        <w:t>.</w:t>
      </w:r>
    </w:p>
    <w:p w:rsidR="004D33A0" w:rsidRPr="00B41EB0" w:rsidRDefault="004D33A0" w:rsidP="004D33A0">
      <w:pPr>
        <w:widowControl w:val="0"/>
        <w:autoSpaceDE w:val="0"/>
        <w:autoSpaceDN w:val="0"/>
        <w:adjustRightInd w:val="0"/>
        <w:ind w:firstLine="0"/>
        <w:jc w:val="left"/>
        <w:rPr>
          <w:rFonts w:ascii="Monaco" w:hAnsi="Monaco" w:cs="Monaco"/>
          <w:sz w:val="16"/>
          <w:lang w:val="en-US" w:eastAsia="en-US"/>
        </w:rPr>
      </w:pPr>
      <w:proofErr w:type="gramStart"/>
      <w:r w:rsidRPr="00B41EB0">
        <w:rPr>
          <w:rFonts w:ascii="Monaco" w:hAnsi="Monaco" w:cs="Monaco"/>
          <w:b/>
          <w:bCs/>
          <w:color w:val="7F0055"/>
          <w:sz w:val="16"/>
          <w:lang w:val="en-US" w:eastAsia="en-US"/>
        </w:rPr>
        <w:t>package</w:t>
      </w:r>
      <w:proofErr w:type="gramEnd"/>
      <w:r w:rsidRPr="00B41EB0">
        <w:rPr>
          <w:rFonts w:ascii="Monaco" w:hAnsi="Monaco" w:cs="Monaco"/>
          <w:color w:val="000000"/>
          <w:sz w:val="16"/>
          <w:lang w:val="en-US" w:eastAsia="en-US"/>
        </w:rPr>
        <w:t xml:space="preserve"> </w:t>
      </w:r>
      <w:proofErr w:type="spellStart"/>
      <w:r w:rsidRPr="00B41EB0">
        <w:rPr>
          <w:rFonts w:ascii="Monaco" w:hAnsi="Monaco" w:cs="Monaco"/>
          <w:color w:val="000000"/>
          <w:sz w:val="16"/>
          <w:lang w:val="en-US" w:eastAsia="en-US"/>
        </w:rPr>
        <w:t>br.com.devmedia.model</w:t>
      </w:r>
      <w:proofErr w:type="spellEnd"/>
      <w:r w:rsidRPr="00B41EB0">
        <w:rPr>
          <w:rFonts w:ascii="Monaco" w:hAnsi="Monaco" w:cs="Monaco"/>
          <w:color w:val="000000"/>
          <w:sz w:val="16"/>
          <w:lang w:val="en-US" w:eastAsia="en-US"/>
        </w:rPr>
        <w:t>;</w:t>
      </w:r>
    </w:p>
    <w:p w:rsidR="004D33A0" w:rsidRPr="00B41EB0" w:rsidRDefault="004D33A0" w:rsidP="004D33A0">
      <w:pPr>
        <w:widowControl w:val="0"/>
        <w:autoSpaceDE w:val="0"/>
        <w:autoSpaceDN w:val="0"/>
        <w:adjustRightInd w:val="0"/>
        <w:ind w:firstLine="0"/>
        <w:jc w:val="left"/>
        <w:rPr>
          <w:rFonts w:ascii="Monaco" w:hAnsi="Monaco" w:cs="Monaco"/>
          <w:sz w:val="16"/>
          <w:lang w:val="en-US" w:eastAsia="en-US"/>
        </w:rPr>
      </w:pPr>
    </w:p>
    <w:p w:rsidR="004D33A0" w:rsidRPr="004D33A0" w:rsidRDefault="004D33A0" w:rsidP="004D33A0">
      <w:pPr>
        <w:widowControl w:val="0"/>
        <w:autoSpaceDE w:val="0"/>
        <w:autoSpaceDN w:val="0"/>
        <w:adjustRightInd w:val="0"/>
        <w:ind w:firstLine="0"/>
        <w:jc w:val="left"/>
        <w:rPr>
          <w:rFonts w:ascii="Monaco" w:hAnsi="Monaco" w:cs="Monaco"/>
          <w:sz w:val="16"/>
          <w:lang w:val="en-US" w:eastAsia="en-US"/>
        </w:rPr>
      </w:pPr>
      <w:proofErr w:type="gramStart"/>
      <w:r w:rsidRPr="004D33A0">
        <w:rPr>
          <w:rFonts w:ascii="Monaco" w:hAnsi="Monaco" w:cs="Monaco"/>
          <w:b/>
          <w:bCs/>
          <w:color w:val="7F0055"/>
          <w:sz w:val="16"/>
          <w:lang w:val="en-US" w:eastAsia="en-US"/>
        </w:rPr>
        <w:t>import</w:t>
      </w:r>
      <w:proofErr w:type="gramEnd"/>
      <w:r w:rsidRPr="004D33A0">
        <w:rPr>
          <w:rFonts w:ascii="Monaco" w:hAnsi="Monaco" w:cs="Monaco"/>
          <w:color w:val="000000"/>
          <w:sz w:val="16"/>
          <w:lang w:val="en-US" w:eastAsia="en-US"/>
        </w:rPr>
        <w:t xml:space="preserve"> </w:t>
      </w:r>
      <w:proofErr w:type="spellStart"/>
      <w:r w:rsidRPr="004D33A0">
        <w:rPr>
          <w:rFonts w:ascii="Monaco" w:hAnsi="Monaco" w:cs="Monaco"/>
          <w:color w:val="000000"/>
          <w:sz w:val="16"/>
          <w:lang w:val="en-US" w:eastAsia="en-US"/>
        </w:rPr>
        <w:t>javax.xml.bind.annotation.XmlRootElement</w:t>
      </w:r>
      <w:proofErr w:type="spellEnd"/>
      <w:r w:rsidRPr="004D33A0">
        <w:rPr>
          <w:rFonts w:ascii="Monaco" w:hAnsi="Monaco" w:cs="Monaco"/>
          <w:color w:val="000000"/>
          <w:sz w:val="16"/>
          <w:lang w:val="en-US" w:eastAsia="en-US"/>
        </w:rPr>
        <w:t>;</w:t>
      </w:r>
    </w:p>
    <w:p w:rsidR="004D33A0" w:rsidRPr="004D33A0" w:rsidRDefault="004D33A0" w:rsidP="004D33A0">
      <w:pPr>
        <w:widowControl w:val="0"/>
        <w:autoSpaceDE w:val="0"/>
        <w:autoSpaceDN w:val="0"/>
        <w:adjustRightInd w:val="0"/>
        <w:ind w:firstLine="0"/>
        <w:jc w:val="left"/>
        <w:rPr>
          <w:rFonts w:ascii="Monaco" w:hAnsi="Monaco" w:cs="Monaco"/>
          <w:sz w:val="16"/>
          <w:lang w:val="en-US" w:eastAsia="en-US"/>
        </w:rPr>
      </w:pPr>
    </w:p>
    <w:p w:rsidR="004D33A0" w:rsidRPr="004D33A0" w:rsidRDefault="004D33A0" w:rsidP="004D33A0">
      <w:pPr>
        <w:widowControl w:val="0"/>
        <w:autoSpaceDE w:val="0"/>
        <w:autoSpaceDN w:val="0"/>
        <w:adjustRightInd w:val="0"/>
        <w:ind w:firstLine="0"/>
        <w:jc w:val="left"/>
        <w:rPr>
          <w:rFonts w:ascii="Monaco" w:hAnsi="Monaco" w:cs="Monaco"/>
          <w:sz w:val="16"/>
          <w:lang w:val="en-US" w:eastAsia="en-US"/>
        </w:rPr>
      </w:pPr>
      <w:r w:rsidRPr="004D33A0">
        <w:rPr>
          <w:rFonts w:ascii="Monaco" w:hAnsi="Monaco" w:cs="Monaco"/>
          <w:color w:val="646464"/>
          <w:sz w:val="16"/>
          <w:lang w:val="en-US" w:eastAsia="en-US"/>
        </w:rPr>
        <w:t>@</w:t>
      </w:r>
      <w:proofErr w:type="spellStart"/>
      <w:r w:rsidRPr="004D33A0">
        <w:rPr>
          <w:rFonts w:ascii="Monaco" w:hAnsi="Monaco" w:cs="Monaco"/>
          <w:color w:val="646464"/>
          <w:sz w:val="16"/>
          <w:lang w:val="en-US" w:eastAsia="en-US"/>
        </w:rPr>
        <w:t>XmlRootElement</w:t>
      </w:r>
      <w:proofErr w:type="spellEnd"/>
    </w:p>
    <w:p w:rsidR="004D33A0" w:rsidRPr="004D33A0" w:rsidRDefault="004D33A0" w:rsidP="004D33A0">
      <w:pPr>
        <w:widowControl w:val="0"/>
        <w:autoSpaceDE w:val="0"/>
        <w:autoSpaceDN w:val="0"/>
        <w:adjustRightInd w:val="0"/>
        <w:ind w:firstLine="0"/>
        <w:jc w:val="left"/>
        <w:rPr>
          <w:rFonts w:ascii="Monaco" w:hAnsi="Monaco" w:cs="Monaco"/>
          <w:sz w:val="16"/>
          <w:lang w:val="en-US" w:eastAsia="en-US"/>
        </w:rPr>
      </w:pPr>
      <w:proofErr w:type="gramStart"/>
      <w:r w:rsidRPr="004D33A0">
        <w:rPr>
          <w:rFonts w:ascii="Monaco" w:hAnsi="Monaco" w:cs="Monaco"/>
          <w:b/>
          <w:bCs/>
          <w:color w:val="7F0055"/>
          <w:sz w:val="16"/>
          <w:lang w:val="en-US" w:eastAsia="en-US"/>
        </w:rPr>
        <w:t>public</w:t>
      </w:r>
      <w:proofErr w:type="gramEnd"/>
      <w:r w:rsidRPr="004D33A0">
        <w:rPr>
          <w:rFonts w:ascii="Monaco" w:hAnsi="Monaco" w:cs="Monaco"/>
          <w:color w:val="000000"/>
          <w:sz w:val="16"/>
          <w:lang w:val="en-US" w:eastAsia="en-US"/>
        </w:rPr>
        <w:t xml:space="preserve"> </w:t>
      </w:r>
      <w:r w:rsidRPr="004D33A0">
        <w:rPr>
          <w:rFonts w:ascii="Monaco" w:hAnsi="Monaco" w:cs="Monaco"/>
          <w:b/>
          <w:bCs/>
          <w:color w:val="7F0055"/>
          <w:sz w:val="16"/>
          <w:lang w:val="en-US" w:eastAsia="en-US"/>
        </w:rPr>
        <w:t>class</w:t>
      </w:r>
      <w:r w:rsidRPr="004D33A0">
        <w:rPr>
          <w:rFonts w:ascii="Monaco" w:hAnsi="Monaco" w:cs="Monaco"/>
          <w:color w:val="000000"/>
          <w:sz w:val="16"/>
          <w:lang w:val="en-US" w:eastAsia="en-US"/>
        </w:rPr>
        <w:t xml:space="preserve"> </w:t>
      </w:r>
      <w:proofErr w:type="spellStart"/>
      <w:r w:rsidRPr="004D33A0">
        <w:rPr>
          <w:rFonts w:ascii="Monaco" w:hAnsi="Monaco" w:cs="Monaco"/>
          <w:color w:val="000000"/>
          <w:sz w:val="16"/>
          <w:lang w:val="en-US" w:eastAsia="en-US"/>
        </w:rPr>
        <w:t>MessageBean</w:t>
      </w:r>
      <w:proofErr w:type="spellEnd"/>
      <w:r w:rsidRPr="004D33A0">
        <w:rPr>
          <w:rFonts w:ascii="Monaco" w:hAnsi="Monaco" w:cs="Monaco"/>
          <w:color w:val="000000"/>
          <w:sz w:val="16"/>
          <w:lang w:val="en-US" w:eastAsia="en-US"/>
        </w:rPr>
        <w:t xml:space="preserve"> {</w:t>
      </w:r>
    </w:p>
    <w:p w:rsidR="004D33A0" w:rsidRPr="004D33A0" w:rsidRDefault="004D33A0" w:rsidP="004D33A0">
      <w:pPr>
        <w:widowControl w:val="0"/>
        <w:autoSpaceDE w:val="0"/>
        <w:autoSpaceDN w:val="0"/>
        <w:adjustRightInd w:val="0"/>
        <w:ind w:firstLine="0"/>
        <w:jc w:val="left"/>
        <w:rPr>
          <w:rFonts w:ascii="Monaco" w:hAnsi="Monaco" w:cs="Monaco"/>
          <w:sz w:val="16"/>
          <w:lang w:val="en-US" w:eastAsia="en-US"/>
        </w:rPr>
      </w:pPr>
      <w:r w:rsidRPr="004D33A0">
        <w:rPr>
          <w:rFonts w:ascii="Monaco" w:hAnsi="Monaco" w:cs="Monaco"/>
          <w:color w:val="000000"/>
          <w:sz w:val="16"/>
          <w:lang w:val="en-US" w:eastAsia="en-US"/>
        </w:rPr>
        <w:tab/>
      </w:r>
    </w:p>
    <w:p w:rsidR="004D33A0" w:rsidRPr="004D33A0" w:rsidRDefault="00B539DD" w:rsidP="00B539DD">
      <w:pPr>
        <w:widowControl w:val="0"/>
        <w:autoSpaceDE w:val="0"/>
        <w:autoSpaceDN w:val="0"/>
        <w:adjustRightInd w:val="0"/>
        <w:ind w:firstLine="0"/>
        <w:jc w:val="left"/>
        <w:rPr>
          <w:rFonts w:ascii="Monaco" w:hAnsi="Monaco" w:cs="Monaco"/>
          <w:sz w:val="16"/>
          <w:lang w:val="en-US" w:eastAsia="en-US"/>
        </w:rPr>
      </w:pPr>
      <w:r>
        <w:rPr>
          <w:rFonts w:ascii="Monaco" w:hAnsi="Monaco" w:cs="Monaco"/>
          <w:color w:val="000000"/>
          <w:sz w:val="16"/>
          <w:lang w:val="en-US" w:eastAsia="en-US"/>
        </w:rPr>
        <w:t xml:space="preserve">  </w:t>
      </w:r>
      <w:proofErr w:type="gramStart"/>
      <w:r w:rsidR="004D33A0" w:rsidRPr="004D33A0">
        <w:rPr>
          <w:rFonts w:ascii="Monaco" w:hAnsi="Monaco" w:cs="Monaco"/>
          <w:b/>
          <w:bCs/>
          <w:color w:val="7F0055"/>
          <w:sz w:val="16"/>
          <w:lang w:val="en-US" w:eastAsia="en-US"/>
        </w:rPr>
        <w:t>private</w:t>
      </w:r>
      <w:proofErr w:type="gramEnd"/>
      <w:r w:rsidR="004D33A0" w:rsidRPr="004D33A0">
        <w:rPr>
          <w:rFonts w:ascii="Monaco" w:hAnsi="Monaco" w:cs="Monaco"/>
          <w:color w:val="000000"/>
          <w:sz w:val="16"/>
          <w:lang w:val="en-US" w:eastAsia="en-US"/>
        </w:rPr>
        <w:t xml:space="preserve"> String </w:t>
      </w:r>
      <w:proofErr w:type="spellStart"/>
      <w:r w:rsidR="004D33A0" w:rsidRPr="004D33A0">
        <w:rPr>
          <w:rFonts w:ascii="Monaco" w:hAnsi="Monaco" w:cs="Monaco"/>
          <w:color w:val="0000C0"/>
          <w:sz w:val="16"/>
          <w:lang w:val="en-US" w:eastAsia="en-US"/>
        </w:rPr>
        <w:t>mensagem</w:t>
      </w:r>
      <w:proofErr w:type="spellEnd"/>
      <w:r w:rsidR="004D33A0" w:rsidRPr="004D33A0">
        <w:rPr>
          <w:rFonts w:ascii="Monaco" w:hAnsi="Monaco" w:cs="Monaco"/>
          <w:color w:val="000000"/>
          <w:sz w:val="16"/>
          <w:lang w:val="en-US" w:eastAsia="en-US"/>
        </w:rPr>
        <w:t>;</w:t>
      </w:r>
    </w:p>
    <w:p w:rsidR="004D33A0" w:rsidRPr="004D33A0" w:rsidRDefault="004D33A0" w:rsidP="004D33A0">
      <w:pPr>
        <w:widowControl w:val="0"/>
        <w:autoSpaceDE w:val="0"/>
        <w:autoSpaceDN w:val="0"/>
        <w:adjustRightInd w:val="0"/>
        <w:ind w:firstLine="0"/>
        <w:jc w:val="left"/>
        <w:rPr>
          <w:rFonts w:ascii="Monaco" w:hAnsi="Monaco" w:cs="Monaco"/>
          <w:sz w:val="16"/>
          <w:lang w:val="en-US" w:eastAsia="en-US"/>
        </w:rPr>
      </w:pPr>
      <w:r w:rsidRPr="004D33A0">
        <w:rPr>
          <w:rFonts w:ascii="Monaco" w:hAnsi="Monaco" w:cs="Monaco"/>
          <w:color w:val="000000"/>
          <w:sz w:val="16"/>
          <w:lang w:val="en-US" w:eastAsia="en-US"/>
        </w:rPr>
        <w:tab/>
      </w:r>
    </w:p>
    <w:p w:rsidR="004D33A0" w:rsidRPr="004D33A0" w:rsidRDefault="00B539DD" w:rsidP="004D33A0">
      <w:pPr>
        <w:widowControl w:val="0"/>
        <w:autoSpaceDE w:val="0"/>
        <w:autoSpaceDN w:val="0"/>
        <w:adjustRightInd w:val="0"/>
        <w:ind w:firstLine="0"/>
        <w:jc w:val="left"/>
        <w:rPr>
          <w:rFonts w:ascii="Monaco" w:hAnsi="Monaco" w:cs="Monaco"/>
          <w:sz w:val="16"/>
          <w:lang w:val="en-US" w:eastAsia="en-US"/>
        </w:rPr>
      </w:pPr>
      <w:r>
        <w:rPr>
          <w:rFonts w:ascii="Monaco" w:hAnsi="Monaco" w:cs="Monaco"/>
          <w:color w:val="000000"/>
          <w:sz w:val="16"/>
          <w:lang w:val="en-US" w:eastAsia="en-US"/>
        </w:rPr>
        <w:t xml:space="preserve">  </w:t>
      </w:r>
      <w:proofErr w:type="gramStart"/>
      <w:r w:rsidR="004D33A0" w:rsidRPr="004D33A0">
        <w:rPr>
          <w:rFonts w:ascii="Monaco" w:hAnsi="Monaco" w:cs="Monaco"/>
          <w:b/>
          <w:bCs/>
          <w:color w:val="7F0055"/>
          <w:sz w:val="16"/>
          <w:lang w:val="en-US" w:eastAsia="en-US"/>
        </w:rPr>
        <w:t>public</w:t>
      </w:r>
      <w:proofErr w:type="gramEnd"/>
      <w:r w:rsidR="004D33A0" w:rsidRPr="004D33A0">
        <w:rPr>
          <w:rFonts w:ascii="Monaco" w:hAnsi="Monaco" w:cs="Monaco"/>
          <w:color w:val="000000"/>
          <w:sz w:val="16"/>
          <w:lang w:val="en-US" w:eastAsia="en-US"/>
        </w:rPr>
        <w:t xml:space="preserve"> </w:t>
      </w:r>
      <w:proofErr w:type="spellStart"/>
      <w:r w:rsidR="004D33A0" w:rsidRPr="004D33A0">
        <w:rPr>
          <w:rFonts w:ascii="Monaco" w:hAnsi="Monaco" w:cs="Monaco"/>
          <w:color w:val="000000"/>
          <w:sz w:val="16"/>
          <w:lang w:val="en-US" w:eastAsia="en-US"/>
        </w:rPr>
        <w:t>MessageBean</w:t>
      </w:r>
      <w:proofErr w:type="spellEnd"/>
      <w:r w:rsidR="004D33A0" w:rsidRPr="004D33A0">
        <w:rPr>
          <w:rFonts w:ascii="Monaco" w:hAnsi="Monaco" w:cs="Monaco"/>
          <w:color w:val="000000"/>
          <w:sz w:val="16"/>
          <w:lang w:val="en-US" w:eastAsia="en-US"/>
        </w:rPr>
        <w:t>() {}</w:t>
      </w:r>
    </w:p>
    <w:p w:rsidR="004D33A0" w:rsidRPr="004D33A0" w:rsidRDefault="004D33A0" w:rsidP="004D33A0">
      <w:pPr>
        <w:widowControl w:val="0"/>
        <w:autoSpaceDE w:val="0"/>
        <w:autoSpaceDN w:val="0"/>
        <w:adjustRightInd w:val="0"/>
        <w:ind w:firstLine="0"/>
        <w:jc w:val="left"/>
        <w:rPr>
          <w:rFonts w:ascii="Monaco" w:hAnsi="Monaco" w:cs="Monaco"/>
          <w:sz w:val="16"/>
          <w:lang w:val="en-US" w:eastAsia="en-US"/>
        </w:rPr>
      </w:pPr>
      <w:r w:rsidRPr="004D33A0">
        <w:rPr>
          <w:rFonts w:ascii="Monaco" w:hAnsi="Monaco" w:cs="Monaco"/>
          <w:color w:val="000000"/>
          <w:sz w:val="16"/>
          <w:lang w:val="en-US" w:eastAsia="en-US"/>
        </w:rPr>
        <w:tab/>
      </w:r>
    </w:p>
    <w:p w:rsidR="004D33A0" w:rsidRPr="004D33A0" w:rsidRDefault="00B539DD" w:rsidP="004D33A0">
      <w:pPr>
        <w:widowControl w:val="0"/>
        <w:autoSpaceDE w:val="0"/>
        <w:autoSpaceDN w:val="0"/>
        <w:adjustRightInd w:val="0"/>
        <w:ind w:firstLine="0"/>
        <w:jc w:val="left"/>
        <w:rPr>
          <w:rFonts w:ascii="Monaco" w:hAnsi="Monaco" w:cs="Monaco"/>
          <w:sz w:val="16"/>
          <w:lang w:val="en-US" w:eastAsia="en-US"/>
        </w:rPr>
      </w:pPr>
      <w:r>
        <w:rPr>
          <w:rFonts w:ascii="Monaco" w:hAnsi="Monaco" w:cs="Monaco"/>
          <w:color w:val="000000"/>
          <w:sz w:val="16"/>
          <w:lang w:val="en-US" w:eastAsia="en-US"/>
        </w:rPr>
        <w:t xml:space="preserve">  </w:t>
      </w:r>
      <w:proofErr w:type="gramStart"/>
      <w:r w:rsidR="004D33A0" w:rsidRPr="004D33A0">
        <w:rPr>
          <w:rFonts w:ascii="Monaco" w:hAnsi="Monaco" w:cs="Monaco"/>
          <w:b/>
          <w:bCs/>
          <w:color w:val="7F0055"/>
          <w:sz w:val="16"/>
          <w:lang w:val="en-US" w:eastAsia="en-US"/>
        </w:rPr>
        <w:t>public</w:t>
      </w:r>
      <w:proofErr w:type="gramEnd"/>
      <w:r w:rsidR="004D33A0" w:rsidRPr="004D33A0">
        <w:rPr>
          <w:rFonts w:ascii="Monaco" w:hAnsi="Monaco" w:cs="Monaco"/>
          <w:color w:val="000000"/>
          <w:sz w:val="16"/>
          <w:lang w:val="en-US" w:eastAsia="en-US"/>
        </w:rPr>
        <w:t xml:space="preserve"> </w:t>
      </w:r>
      <w:proofErr w:type="spellStart"/>
      <w:r w:rsidR="004D33A0" w:rsidRPr="004D33A0">
        <w:rPr>
          <w:rFonts w:ascii="Monaco" w:hAnsi="Monaco" w:cs="Monaco"/>
          <w:color w:val="000000"/>
          <w:sz w:val="16"/>
          <w:lang w:val="en-US" w:eastAsia="en-US"/>
        </w:rPr>
        <w:t>MessageBean</w:t>
      </w:r>
      <w:proofErr w:type="spellEnd"/>
      <w:r w:rsidR="004D33A0" w:rsidRPr="004D33A0">
        <w:rPr>
          <w:rFonts w:ascii="Monaco" w:hAnsi="Monaco" w:cs="Monaco"/>
          <w:color w:val="000000"/>
          <w:sz w:val="16"/>
          <w:lang w:val="en-US" w:eastAsia="en-US"/>
        </w:rPr>
        <w:t xml:space="preserve">(String </w:t>
      </w:r>
      <w:proofErr w:type="spellStart"/>
      <w:r w:rsidR="004D33A0" w:rsidRPr="004D33A0">
        <w:rPr>
          <w:rFonts w:ascii="Monaco" w:hAnsi="Monaco" w:cs="Monaco"/>
          <w:color w:val="000000"/>
          <w:sz w:val="16"/>
          <w:lang w:val="en-US" w:eastAsia="en-US"/>
        </w:rPr>
        <w:t>mensagem</w:t>
      </w:r>
      <w:proofErr w:type="spellEnd"/>
      <w:r w:rsidR="004D33A0" w:rsidRPr="004D33A0">
        <w:rPr>
          <w:rFonts w:ascii="Monaco" w:hAnsi="Monaco" w:cs="Monaco"/>
          <w:color w:val="000000"/>
          <w:sz w:val="16"/>
          <w:lang w:val="en-US" w:eastAsia="en-US"/>
        </w:rPr>
        <w:t>) {</w:t>
      </w:r>
    </w:p>
    <w:p w:rsidR="004D33A0" w:rsidRPr="00E5373D" w:rsidRDefault="00B539DD" w:rsidP="004D33A0">
      <w:pPr>
        <w:widowControl w:val="0"/>
        <w:autoSpaceDE w:val="0"/>
        <w:autoSpaceDN w:val="0"/>
        <w:adjustRightInd w:val="0"/>
        <w:ind w:firstLine="0"/>
        <w:jc w:val="left"/>
        <w:rPr>
          <w:rFonts w:ascii="Monaco" w:hAnsi="Monaco" w:cs="Monaco"/>
          <w:sz w:val="16"/>
          <w:lang w:eastAsia="en-US"/>
        </w:rPr>
      </w:pPr>
      <w:r>
        <w:rPr>
          <w:rFonts w:ascii="Monaco" w:hAnsi="Monaco" w:cs="Monaco"/>
          <w:color w:val="000000"/>
          <w:sz w:val="16"/>
          <w:lang w:val="en-US" w:eastAsia="en-US"/>
        </w:rPr>
        <w:t xml:space="preserve">    </w:t>
      </w:r>
      <w:proofErr w:type="spellStart"/>
      <w:r w:rsidR="004D33A0" w:rsidRPr="00E5373D">
        <w:rPr>
          <w:rFonts w:ascii="Monaco" w:hAnsi="Monaco" w:cs="Monaco"/>
          <w:b/>
          <w:bCs/>
          <w:color w:val="7F0055"/>
          <w:sz w:val="16"/>
          <w:lang w:eastAsia="en-US"/>
        </w:rPr>
        <w:t>this</w:t>
      </w:r>
      <w:proofErr w:type="spellEnd"/>
      <w:r w:rsidR="004D33A0" w:rsidRPr="00E5373D">
        <w:rPr>
          <w:rFonts w:ascii="Monaco" w:hAnsi="Monaco" w:cs="Monaco"/>
          <w:color w:val="000000"/>
          <w:sz w:val="16"/>
          <w:lang w:eastAsia="en-US"/>
        </w:rPr>
        <w:t>.</w:t>
      </w:r>
      <w:r w:rsidR="004D33A0" w:rsidRPr="00E5373D">
        <w:rPr>
          <w:rFonts w:ascii="Monaco" w:hAnsi="Monaco" w:cs="Monaco"/>
          <w:color w:val="0000C0"/>
          <w:sz w:val="16"/>
          <w:lang w:eastAsia="en-US"/>
        </w:rPr>
        <w:t>mensagem</w:t>
      </w:r>
      <w:r w:rsidR="004D33A0" w:rsidRPr="00E5373D">
        <w:rPr>
          <w:rFonts w:ascii="Monaco" w:hAnsi="Monaco" w:cs="Monaco"/>
          <w:color w:val="000000"/>
          <w:sz w:val="16"/>
          <w:lang w:eastAsia="en-US"/>
        </w:rPr>
        <w:t xml:space="preserve"> = mensagem;</w:t>
      </w:r>
    </w:p>
    <w:p w:rsidR="004D33A0" w:rsidRPr="00E5373D" w:rsidRDefault="00B539DD" w:rsidP="004D33A0">
      <w:pPr>
        <w:widowControl w:val="0"/>
        <w:autoSpaceDE w:val="0"/>
        <w:autoSpaceDN w:val="0"/>
        <w:adjustRightInd w:val="0"/>
        <w:ind w:firstLine="0"/>
        <w:jc w:val="left"/>
        <w:rPr>
          <w:rFonts w:ascii="Monaco" w:hAnsi="Monaco" w:cs="Monaco"/>
          <w:sz w:val="16"/>
          <w:lang w:eastAsia="en-US"/>
        </w:rPr>
      </w:pPr>
      <w:r w:rsidRPr="00E5373D">
        <w:rPr>
          <w:rFonts w:ascii="Monaco" w:hAnsi="Monaco" w:cs="Monaco"/>
          <w:color w:val="000000"/>
          <w:sz w:val="16"/>
          <w:lang w:eastAsia="en-US"/>
        </w:rPr>
        <w:t xml:space="preserve">  </w:t>
      </w:r>
      <w:r w:rsidR="004D33A0" w:rsidRPr="00E5373D">
        <w:rPr>
          <w:rFonts w:ascii="Monaco" w:hAnsi="Monaco" w:cs="Monaco"/>
          <w:color w:val="000000"/>
          <w:sz w:val="16"/>
          <w:lang w:eastAsia="en-US"/>
        </w:rPr>
        <w:t>}</w:t>
      </w:r>
    </w:p>
    <w:p w:rsidR="004D33A0" w:rsidRPr="00E5373D" w:rsidRDefault="004D33A0" w:rsidP="004D33A0">
      <w:pPr>
        <w:widowControl w:val="0"/>
        <w:autoSpaceDE w:val="0"/>
        <w:autoSpaceDN w:val="0"/>
        <w:adjustRightInd w:val="0"/>
        <w:ind w:firstLine="0"/>
        <w:jc w:val="left"/>
        <w:rPr>
          <w:rFonts w:ascii="Monaco" w:hAnsi="Monaco" w:cs="Monaco"/>
          <w:sz w:val="16"/>
          <w:lang w:eastAsia="en-US"/>
        </w:rPr>
      </w:pPr>
    </w:p>
    <w:p w:rsidR="004D33A0" w:rsidRPr="00E5373D" w:rsidRDefault="00B539DD" w:rsidP="004D33A0">
      <w:pPr>
        <w:widowControl w:val="0"/>
        <w:autoSpaceDE w:val="0"/>
        <w:autoSpaceDN w:val="0"/>
        <w:adjustRightInd w:val="0"/>
        <w:ind w:firstLine="0"/>
        <w:jc w:val="left"/>
        <w:rPr>
          <w:rFonts w:ascii="Monaco" w:hAnsi="Monaco" w:cs="Monaco"/>
          <w:sz w:val="16"/>
          <w:lang w:eastAsia="en-US"/>
        </w:rPr>
      </w:pPr>
      <w:r w:rsidRPr="00E5373D">
        <w:rPr>
          <w:rFonts w:ascii="Monaco" w:hAnsi="Monaco" w:cs="Monaco"/>
          <w:color w:val="000000"/>
          <w:sz w:val="16"/>
          <w:lang w:eastAsia="en-US"/>
        </w:rPr>
        <w:t xml:space="preserve">  </w:t>
      </w:r>
      <w:proofErr w:type="spellStart"/>
      <w:r w:rsidR="004D33A0" w:rsidRPr="00E5373D">
        <w:rPr>
          <w:rFonts w:ascii="Monaco" w:hAnsi="Monaco" w:cs="Monaco"/>
          <w:b/>
          <w:bCs/>
          <w:color w:val="7F0055"/>
          <w:sz w:val="16"/>
          <w:lang w:eastAsia="en-US"/>
        </w:rPr>
        <w:t>public</w:t>
      </w:r>
      <w:proofErr w:type="spellEnd"/>
      <w:r w:rsidR="004D33A0" w:rsidRPr="00E5373D">
        <w:rPr>
          <w:rFonts w:ascii="Monaco" w:hAnsi="Monaco" w:cs="Monaco"/>
          <w:color w:val="000000"/>
          <w:sz w:val="16"/>
          <w:lang w:eastAsia="en-US"/>
        </w:rPr>
        <w:t xml:space="preserve"> String </w:t>
      </w:r>
      <w:proofErr w:type="spellStart"/>
      <w:r w:rsidR="004D33A0" w:rsidRPr="00E5373D">
        <w:rPr>
          <w:rFonts w:ascii="Monaco" w:hAnsi="Monaco" w:cs="Monaco"/>
          <w:color w:val="000000"/>
          <w:sz w:val="16"/>
          <w:lang w:eastAsia="en-US"/>
        </w:rPr>
        <w:t>getMensagem</w:t>
      </w:r>
      <w:proofErr w:type="spellEnd"/>
      <w:r w:rsidR="004D33A0" w:rsidRPr="00E5373D">
        <w:rPr>
          <w:rFonts w:ascii="Monaco" w:hAnsi="Monaco" w:cs="Monaco"/>
          <w:color w:val="000000"/>
          <w:sz w:val="16"/>
          <w:lang w:eastAsia="en-US"/>
        </w:rPr>
        <w:t>() {</w:t>
      </w:r>
    </w:p>
    <w:p w:rsidR="00B539DD" w:rsidRPr="00E5373D" w:rsidRDefault="00B539DD" w:rsidP="004D33A0">
      <w:pPr>
        <w:widowControl w:val="0"/>
        <w:autoSpaceDE w:val="0"/>
        <w:autoSpaceDN w:val="0"/>
        <w:adjustRightInd w:val="0"/>
        <w:ind w:firstLine="0"/>
        <w:jc w:val="left"/>
        <w:rPr>
          <w:rFonts w:ascii="Monaco" w:hAnsi="Monaco" w:cs="Monaco"/>
          <w:sz w:val="16"/>
          <w:lang w:eastAsia="en-US"/>
        </w:rPr>
      </w:pPr>
      <w:r w:rsidRPr="00E5373D">
        <w:rPr>
          <w:rFonts w:ascii="Monaco" w:hAnsi="Monaco" w:cs="Monaco"/>
          <w:color w:val="000000"/>
          <w:sz w:val="16"/>
          <w:lang w:eastAsia="en-US"/>
        </w:rPr>
        <w:t xml:space="preserve">    </w:t>
      </w:r>
      <w:proofErr w:type="spellStart"/>
      <w:r w:rsidR="004D33A0" w:rsidRPr="00E5373D">
        <w:rPr>
          <w:rFonts w:ascii="Monaco" w:hAnsi="Monaco" w:cs="Monaco"/>
          <w:b/>
          <w:bCs/>
          <w:color w:val="7F0055"/>
          <w:sz w:val="16"/>
          <w:lang w:eastAsia="en-US"/>
        </w:rPr>
        <w:t>return</w:t>
      </w:r>
      <w:proofErr w:type="spellEnd"/>
      <w:r w:rsidR="004D33A0" w:rsidRPr="00E5373D">
        <w:rPr>
          <w:rFonts w:ascii="Monaco" w:hAnsi="Monaco" w:cs="Monaco"/>
          <w:color w:val="000000"/>
          <w:sz w:val="16"/>
          <w:lang w:eastAsia="en-US"/>
        </w:rPr>
        <w:t xml:space="preserve"> </w:t>
      </w:r>
      <w:r w:rsidR="004D33A0" w:rsidRPr="00E5373D">
        <w:rPr>
          <w:rFonts w:ascii="Monaco" w:hAnsi="Monaco" w:cs="Monaco"/>
          <w:color w:val="0000C0"/>
          <w:sz w:val="16"/>
          <w:lang w:eastAsia="en-US"/>
        </w:rPr>
        <w:t>mensagem</w:t>
      </w:r>
      <w:r w:rsidR="004D33A0" w:rsidRPr="00E5373D">
        <w:rPr>
          <w:rFonts w:ascii="Monaco" w:hAnsi="Monaco" w:cs="Monaco"/>
          <w:color w:val="000000"/>
          <w:sz w:val="16"/>
          <w:lang w:eastAsia="en-US"/>
        </w:rPr>
        <w:t>;</w:t>
      </w:r>
    </w:p>
    <w:p w:rsidR="004D33A0" w:rsidRPr="00E5373D" w:rsidRDefault="00B539DD" w:rsidP="004D33A0">
      <w:pPr>
        <w:widowControl w:val="0"/>
        <w:autoSpaceDE w:val="0"/>
        <w:autoSpaceDN w:val="0"/>
        <w:adjustRightInd w:val="0"/>
        <w:ind w:firstLine="0"/>
        <w:jc w:val="left"/>
        <w:rPr>
          <w:rFonts w:ascii="Monaco" w:hAnsi="Monaco" w:cs="Monaco"/>
          <w:sz w:val="16"/>
          <w:lang w:eastAsia="en-US"/>
        </w:rPr>
      </w:pPr>
      <w:r w:rsidRPr="00E5373D">
        <w:rPr>
          <w:rFonts w:ascii="Monaco" w:hAnsi="Monaco" w:cs="Monaco"/>
          <w:sz w:val="16"/>
          <w:lang w:eastAsia="en-US"/>
        </w:rPr>
        <w:t xml:space="preserve">  </w:t>
      </w:r>
      <w:r w:rsidR="004D33A0" w:rsidRPr="00E5373D">
        <w:rPr>
          <w:rFonts w:ascii="Monaco" w:hAnsi="Monaco" w:cs="Monaco"/>
          <w:color w:val="000000"/>
          <w:sz w:val="16"/>
          <w:lang w:eastAsia="en-US"/>
        </w:rPr>
        <w:t>}</w:t>
      </w:r>
    </w:p>
    <w:p w:rsidR="004D33A0" w:rsidRPr="00E5373D" w:rsidRDefault="004D33A0" w:rsidP="004D33A0">
      <w:pPr>
        <w:widowControl w:val="0"/>
        <w:autoSpaceDE w:val="0"/>
        <w:autoSpaceDN w:val="0"/>
        <w:adjustRightInd w:val="0"/>
        <w:ind w:firstLine="0"/>
        <w:jc w:val="left"/>
        <w:rPr>
          <w:rFonts w:ascii="Monaco" w:hAnsi="Monaco" w:cs="Monaco"/>
          <w:sz w:val="16"/>
          <w:lang w:eastAsia="en-US"/>
        </w:rPr>
      </w:pPr>
      <w:r w:rsidRPr="00E5373D">
        <w:rPr>
          <w:rFonts w:ascii="Monaco" w:hAnsi="Monaco" w:cs="Monaco"/>
          <w:color w:val="000000"/>
          <w:sz w:val="16"/>
          <w:lang w:eastAsia="en-US"/>
        </w:rPr>
        <w:tab/>
      </w:r>
    </w:p>
    <w:p w:rsidR="004D33A0" w:rsidRPr="00E5373D" w:rsidRDefault="00B539DD" w:rsidP="004D33A0">
      <w:pPr>
        <w:widowControl w:val="0"/>
        <w:autoSpaceDE w:val="0"/>
        <w:autoSpaceDN w:val="0"/>
        <w:adjustRightInd w:val="0"/>
        <w:ind w:firstLine="0"/>
        <w:jc w:val="left"/>
        <w:rPr>
          <w:rFonts w:ascii="Monaco" w:hAnsi="Monaco" w:cs="Monaco"/>
          <w:sz w:val="16"/>
          <w:lang w:eastAsia="en-US"/>
        </w:rPr>
      </w:pPr>
      <w:r w:rsidRPr="00E5373D">
        <w:rPr>
          <w:rFonts w:ascii="Monaco" w:hAnsi="Monaco" w:cs="Monaco"/>
          <w:color w:val="000000"/>
          <w:sz w:val="16"/>
          <w:lang w:eastAsia="en-US"/>
        </w:rPr>
        <w:t xml:space="preserve">  </w:t>
      </w:r>
      <w:proofErr w:type="spellStart"/>
      <w:r w:rsidR="004D33A0" w:rsidRPr="00E5373D">
        <w:rPr>
          <w:rFonts w:ascii="Monaco" w:hAnsi="Monaco" w:cs="Monaco"/>
          <w:b/>
          <w:bCs/>
          <w:color w:val="7F0055"/>
          <w:sz w:val="16"/>
          <w:lang w:eastAsia="en-US"/>
        </w:rPr>
        <w:t>public</w:t>
      </w:r>
      <w:proofErr w:type="spellEnd"/>
      <w:r w:rsidR="004D33A0" w:rsidRPr="00E5373D">
        <w:rPr>
          <w:rFonts w:ascii="Monaco" w:hAnsi="Monaco" w:cs="Monaco"/>
          <w:color w:val="000000"/>
          <w:sz w:val="16"/>
          <w:lang w:eastAsia="en-US"/>
        </w:rPr>
        <w:t xml:space="preserve"> </w:t>
      </w:r>
      <w:proofErr w:type="spellStart"/>
      <w:r w:rsidR="004D33A0" w:rsidRPr="00E5373D">
        <w:rPr>
          <w:rFonts w:ascii="Monaco" w:hAnsi="Monaco" w:cs="Monaco"/>
          <w:b/>
          <w:bCs/>
          <w:color w:val="7F0055"/>
          <w:sz w:val="16"/>
          <w:lang w:eastAsia="en-US"/>
        </w:rPr>
        <w:t>void</w:t>
      </w:r>
      <w:proofErr w:type="spellEnd"/>
      <w:r w:rsidR="004D33A0" w:rsidRPr="00E5373D">
        <w:rPr>
          <w:rFonts w:ascii="Monaco" w:hAnsi="Monaco" w:cs="Monaco"/>
          <w:color w:val="000000"/>
          <w:sz w:val="16"/>
          <w:lang w:eastAsia="en-US"/>
        </w:rPr>
        <w:t xml:space="preserve"> </w:t>
      </w:r>
      <w:proofErr w:type="spellStart"/>
      <w:r w:rsidR="004D33A0" w:rsidRPr="00E5373D">
        <w:rPr>
          <w:rFonts w:ascii="Monaco" w:hAnsi="Monaco" w:cs="Monaco"/>
          <w:color w:val="000000"/>
          <w:sz w:val="16"/>
          <w:lang w:eastAsia="en-US"/>
        </w:rPr>
        <w:t>setMensagem</w:t>
      </w:r>
      <w:proofErr w:type="spellEnd"/>
      <w:r w:rsidR="004D33A0" w:rsidRPr="00E5373D">
        <w:rPr>
          <w:rFonts w:ascii="Monaco" w:hAnsi="Monaco" w:cs="Monaco"/>
          <w:color w:val="000000"/>
          <w:sz w:val="16"/>
          <w:lang w:eastAsia="en-US"/>
        </w:rPr>
        <w:t>(String mensagem) {</w:t>
      </w:r>
    </w:p>
    <w:p w:rsidR="00B539DD" w:rsidRPr="00E5373D" w:rsidRDefault="00B539DD" w:rsidP="004D33A0">
      <w:pPr>
        <w:widowControl w:val="0"/>
        <w:autoSpaceDE w:val="0"/>
        <w:autoSpaceDN w:val="0"/>
        <w:adjustRightInd w:val="0"/>
        <w:ind w:firstLine="0"/>
        <w:jc w:val="left"/>
        <w:rPr>
          <w:rFonts w:ascii="Monaco" w:hAnsi="Monaco" w:cs="Monaco"/>
          <w:sz w:val="16"/>
          <w:lang w:eastAsia="en-US"/>
        </w:rPr>
      </w:pPr>
      <w:r w:rsidRPr="00E5373D">
        <w:rPr>
          <w:rFonts w:ascii="Monaco" w:hAnsi="Monaco" w:cs="Monaco"/>
          <w:color w:val="000000"/>
          <w:sz w:val="16"/>
          <w:lang w:eastAsia="en-US"/>
        </w:rPr>
        <w:t xml:space="preserve">    </w:t>
      </w:r>
      <w:proofErr w:type="spellStart"/>
      <w:r w:rsidR="004D33A0" w:rsidRPr="00E5373D">
        <w:rPr>
          <w:rFonts w:ascii="Monaco" w:hAnsi="Monaco" w:cs="Monaco"/>
          <w:b/>
          <w:bCs/>
          <w:color w:val="7F0055"/>
          <w:sz w:val="16"/>
          <w:lang w:eastAsia="en-US"/>
        </w:rPr>
        <w:t>this</w:t>
      </w:r>
      <w:proofErr w:type="spellEnd"/>
      <w:r w:rsidR="004D33A0" w:rsidRPr="00E5373D">
        <w:rPr>
          <w:rFonts w:ascii="Monaco" w:hAnsi="Monaco" w:cs="Monaco"/>
          <w:color w:val="000000"/>
          <w:sz w:val="16"/>
          <w:lang w:eastAsia="en-US"/>
        </w:rPr>
        <w:t>.</w:t>
      </w:r>
      <w:r w:rsidR="004D33A0" w:rsidRPr="00E5373D">
        <w:rPr>
          <w:rFonts w:ascii="Monaco" w:hAnsi="Monaco" w:cs="Monaco"/>
          <w:color w:val="0000C0"/>
          <w:sz w:val="16"/>
          <w:lang w:eastAsia="en-US"/>
        </w:rPr>
        <w:t>mensagem</w:t>
      </w:r>
      <w:r w:rsidR="004D33A0" w:rsidRPr="00E5373D">
        <w:rPr>
          <w:rFonts w:ascii="Monaco" w:hAnsi="Monaco" w:cs="Monaco"/>
          <w:color w:val="000000"/>
          <w:sz w:val="16"/>
          <w:lang w:eastAsia="en-US"/>
        </w:rPr>
        <w:t xml:space="preserve"> = mensagem;</w:t>
      </w:r>
    </w:p>
    <w:p w:rsidR="00B539DD" w:rsidRPr="00E5373D" w:rsidRDefault="00B539DD" w:rsidP="004D33A0">
      <w:pPr>
        <w:widowControl w:val="0"/>
        <w:autoSpaceDE w:val="0"/>
        <w:autoSpaceDN w:val="0"/>
        <w:adjustRightInd w:val="0"/>
        <w:ind w:firstLine="0"/>
        <w:jc w:val="left"/>
        <w:rPr>
          <w:rFonts w:ascii="Monaco" w:hAnsi="Monaco" w:cs="Monaco"/>
          <w:color w:val="000000"/>
          <w:sz w:val="16"/>
          <w:lang w:eastAsia="en-US"/>
        </w:rPr>
      </w:pPr>
      <w:r w:rsidRPr="00E5373D">
        <w:rPr>
          <w:rFonts w:ascii="Monaco" w:hAnsi="Monaco" w:cs="Monaco"/>
          <w:sz w:val="16"/>
          <w:lang w:eastAsia="en-US"/>
        </w:rPr>
        <w:t xml:space="preserve">  </w:t>
      </w:r>
      <w:r w:rsidR="004D33A0" w:rsidRPr="00E5373D">
        <w:rPr>
          <w:rFonts w:ascii="Monaco" w:hAnsi="Monaco" w:cs="Monaco"/>
          <w:color w:val="000000"/>
          <w:sz w:val="16"/>
          <w:lang w:eastAsia="en-US"/>
        </w:rPr>
        <w:t>}</w:t>
      </w:r>
    </w:p>
    <w:p w:rsidR="004D33A0" w:rsidRPr="00E5373D" w:rsidRDefault="004D33A0" w:rsidP="004D33A0">
      <w:pPr>
        <w:widowControl w:val="0"/>
        <w:autoSpaceDE w:val="0"/>
        <w:autoSpaceDN w:val="0"/>
        <w:adjustRightInd w:val="0"/>
        <w:ind w:firstLine="0"/>
        <w:jc w:val="left"/>
        <w:rPr>
          <w:rFonts w:ascii="Monaco" w:hAnsi="Monaco" w:cs="Monaco"/>
          <w:sz w:val="16"/>
          <w:lang w:eastAsia="en-US"/>
        </w:rPr>
      </w:pPr>
    </w:p>
    <w:p w:rsidR="00A77B3E" w:rsidRPr="004D33A0" w:rsidRDefault="004D33A0" w:rsidP="00B539DD">
      <w:pPr>
        <w:ind w:firstLine="0"/>
        <w:rPr>
          <w:rFonts w:ascii="Tahoma" w:hAnsi="Tahoma"/>
          <w:sz w:val="16"/>
        </w:rPr>
      </w:pPr>
      <w:r w:rsidRPr="00E5373D">
        <w:rPr>
          <w:rFonts w:ascii="Monaco" w:hAnsi="Monaco" w:cs="Monaco"/>
          <w:color w:val="000000"/>
          <w:sz w:val="16"/>
          <w:lang w:eastAsia="en-US"/>
        </w:rPr>
        <w:t>}</w:t>
      </w:r>
    </w:p>
    <w:p w:rsidR="00A77B3E" w:rsidRPr="005A344F" w:rsidRDefault="00A77B3E" w:rsidP="0039061E"/>
    <w:p w:rsidR="00A83AD8" w:rsidRPr="005A344F" w:rsidRDefault="00AB5E90" w:rsidP="0039061E">
      <w:r w:rsidRPr="005A344F">
        <w:t xml:space="preserve">A seguir, apresentada na </w:t>
      </w:r>
      <w:r w:rsidRPr="005A344F">
        <w:rPr>
          <w:b/>
        </w:rPr>
        <w:t>Listagem 4</w:t>
      </w:r>
      <w:r w:rsidRPr="005A344F">
        <w:t xml:space="preserve">, temos a implementação da classe </w:t>
      </w:r>
      <w:proofErr w:type="spellStart"/>
      <w:r w:rsidRPr="005A344F">
        <w:rPr>
          <w:b/>
        </w:rPr>
        <w:t>Resource</w:t>
      </w:r>
      <w:proofErr w:type="spellEnd"/>
      <w:r w:rsidRPr="005A344F">
        <w:t xml:space="preserve">. </w:t>
      </w:r>
      <w:r w:rsidR="007A5A02" w:rsidRPr="005A344F">
        <w:t>Est</w:t>
      </w:r>
      <w:r w:rsidR="005A344F">
        <w:t>a</w:t>
      </w:r>
      <w:r w:rsidR="007A5A02" w:rsidRPr="005A344F">
        <w:t xml:space="preserve"> classe</w:t>
      </w:r>
      <w:r w:rsidR="00672E61" w:rsidRPr="005A344F">
        <w:t xml:space="preserve"> é um POJO (</w:t>
      </w:r>
      <w:proofErr w:type="spellStart"/>
      <w:r w:rsidR="00672E61" w:rsidRPr="005A344F">
        <w:t>Plain</w:t>
      </w:r>
      <w:proofErr w:type="spellEnd"/>
      <w:r w:rsidR="00672E61" w:rsidRPr="005A344F">
        <w:t xml:space="preserve"> </w:t>
      </w:r>
      <w:proofErr w:type="spellStart"/>
      <w:r w:rsidR="00672E61" w:rsidRPr="005A344F">
        <w:t>Old</w:t>
      </w:r>
      <w:proofErr w:type="spellEnd"/>
      <w:r w:rsidR="00672E61" w:rsidRPr="005A344F">
        <w:t xml:space="preserve"> Java </w:t>
      </w:r>
      <w:proofErr w:type="spellStart"/>
      <w:r w:rsidR="00672E61" w:rsidRPr="005A344F">
        <w:t>Object</w:t>
      </w:r>
      <w:proofErr w:type="spellEnd"/>
      <w:r w:rsidR="00672E61" w:rsidRPr="005A344F">
        <w:t>)</w:t>
      </w:r>
      <w:r w:rsidR="006524B8" w:rsidRPr="005A344F">
        <w:t xml:space="preserve"> que</w:t>
      </w:r>
      <w:r w:rsidR="007A5A02" w:rsidRPr="005A344F">
        <w:t xml:space="preserve"> </w:t>
      </w:r>
      <w:r w:rsidR="004C67A4" w:rsidRPr="005A344F">
        <w:t xml:space="preserve">possui </w:t>
      </w:r>
      <w:r w:rsidR="00774558" w:rsidRPr="005A344F">
        <w:t xml:space="preserve">algumas </w:t>
      </w:r>
      <w:r w:rsidR="004C67A4" w:rsidRPr="005A344F">
        <w:t>anotações da especificação JAX-RS</w:t>
      </w:r>
      <w:r w:rsidR="006377AA" w:rsidRPr="005A344F">
        <w:t>,</w:t>
      </w:r>
      <w:r w:rsidR="00EB61AE" w:rsidRPr="005A344F">
        <w:t xml:space="preserve"> disponibilizadas pelo framewor</w:t>
      </w:r>
      <w:r w:rsidR="006377AA" w:rsidRPr="005A344F">
        <w:t>k Jersey</w:t>
      </w:r>
      <w:r w:rsidR="000172F0" w:rsidRPr="005A344F">
        <w:t>.</w:t>
      </w:r>
      <w:r w:rsidR="00F208BE" w:rsidRPr="005A344F">
        <w:t xml:space="preserve"> Através da anotação </w:t>
      </w:r>
      <w:r w:rsidR="00F208BE" w:rsidRPr="005A344F">
        <w:rPr>
          <w:b/>
        </w:rPr>
        <w:t>@Path</w:t>
      </w:r>
      <w:r w:rsidR="00F208BE" w:rsidRPr="005A344F">
        <w:t>, informamos a URL relativa pela qual o recurso será disponibilizado.</w:t>
      </w:r>
      <w:r w:rsidR="004237DB" w:rsidRPr="005A344F">
        <w:t xml:space="preserve"> Na sequência, anotamos a classe </w:t>
      </w:r>
      <w:r w:rsidR="009B1902" w:rsidRPr="005A344F">
        <w:t xml:space="preserve">com </w:t>
      </w:r>
      <w:r w:rsidR="009B1902" w:rsidRPr="005A344F">
        <w:rPr>
          <w:b/>
        </w:rPr>
        <w:t>@Consumes</w:t>
      </w:r>
      <w:r w:rsidR="009B1902" w:rsidRPr="005A344F">
        <w:t xml:space="preserve"> e </w:t>
      </w:r>
      <w:r w:rsidR="009B1902" w:rsidRPr="005A344F">
        <w:rPr>
          <w:b/>
        </w:rPr>
        <w:t>@</w:t>
      </w:r>
      <w:proofErr w:type="spellStart"/>
      <w:r w:rsidR="009B1902" w:rsidRPr="005A344F">
        <w:rPr>
          <w:b/>
        </w:rPr>
        <w:t>Produces</w:t>
      </w:r>
      <w:proofErr w:type="spellEnd"/>
      <w:r w:rsidR="00501E0B" w:rsidRPr="005A344F">
        <w:t xml:space="preserve">, indicando quais os media </w:t>
      </w:r>
      <w:proofErr w:type="spellStart"/>
      <w:r w:rsidR="00501E0B" w:rsidRPr="005A344F">
        <w:t>type</w:t>
      </w:r>
      <w:r w:rsidR="005B56A4" w:rsidRPr="005A344F">
        <w:t>s</w:t>
      </w:r>
      <w:proofErr w:type="spellEnd"/>
      <w:r w:rsidR="009B1902" w:rsidRPr="005A344F">
        <w:t xml:space="preserve"> serã</w:t>
      </w:r>
      <w:r w:rsidR="005B56A4" w:rsidRPr="005A344F">
        <w:t>o aceitos e produzido</w:t>
      </w:r>
      <w:r w:rsidR="00205F53" w:rsidRPr="005A344F">
        <w:t>s</w:t>
      </w:r>
      <w:r w:rsidR="003C78DD" w:rsidRPr="005A344F">
        <w:t xml:space="preserve"> respectivamente</w:t>
      </w:r>
      <w:r w:rsidR="00CB07B1" w:rsidRPr="005A344F">
        <w:t>. E</w:t>
      </w:r>
      <w:r w:rsidR="001314A7" w:rsidRPr="005A344F">
        <w:t>m nosso caso</w:t>
      </w:r>
      <w:r w:rsidR="00CB07B1" w:rsidRPr="005A344F">
        <w:t>,</w:t>
      </w:r>
      <w:r w:rsidR="001314A7" w:rsidRPr="005A344F">
        <w:t xml:space="preserve"> aceitaremos qualquer media </w:t>
      </w:r>
      <w:proofErr w:type="spellStart"/>
      <w:r w:rsidR="001314A7" w:rsidRPr="005A344F">
        <w:t>type</w:t>
      </w:r>
      <w:proofErr w:type="spellEnd"/>
      <w:r w:rsidR="001314A7" w:rsidRPr="005A344F">
        <w:t xml:space="preserve"> na requisição</w:t>
      </w:r>
      <w:r w:rsidR="00D32E12" w:rsidRPr="005A344F">
        <w:t>,</w:t>
      </w:r>
      <w:r w:rsidR="001314A7" w:rsidRPr="005A344F">
        <w:t xml:space="preserve"> e na resposta, enviaremos um JSON.</w:t>
      </w:r>
    </w:p>
    <w:p w:rsidR="00B71910" w:rsidRPr="005A344F" w:rsidRDefault="00B71910" w:rsidP="0039061E">
      <w:r w:rsidRPr="005A344F">
        <w:t xml:space="preserve">Por fim, </w:t>
      </w:r>
      <w:r w:rsidR="00213474" w:rsidRPr="005A344F">
        <w:t xml:space="preserve">as anotações </w:t>
      </w:r>
      <w:r w:rsidR="00213474" w:rsidRPr="005A344F">
        <w:rPr>
          <w:b/>
        </w:rPr>
        <w:t>@GET</w:t>
      </w:r>
      <w:r w:rsidR="00213474" w:rsidRPr="005A344F">
        <w:t xml:space="preserve">, </w:t>
      </w:r>
      <w:r w:rsidR="00213474" w:rsidRPr="005A344F">
        <w:rPr>
          <w:b/>
        </w:rPr>
        <w:t>@PUT</w:t>
      </w:r>
      <w:r w:rsidR="00213474" w:rsidRPr="005A344F">
        <w:t xml:space="preserve">, </w:t>
      </w:r>
      <w:r w:rsidR="00213474" w:rsidRPr="005A344F">
        <w:rPr>
          <w:b/>
        </w:rPr>
        <w:t>@POST</w:t>
      </w:r>
      <w:r w:rsidR="00213474" w:rsidRPr="005A344F">
        <w:t xml:space="preserve"> e </w:t>
      </w:r>
      <w:r w:rsidR="00213474" w:rsidRPr="005A344F">
        <w:rPr>
          <w:b/>
        </w:rPr>
        <w:t>@DELETE</w:t>
      </w:r>
      <w:r w:rsidR="00213474" w:rsidRPr="005A344F">
        <w:t xml:space="preserve">, </w:t>
      </w:r>
      <w:r w:rsidR="00F240A9" w:rsidRPr="005A344F">
        <w:t>correspondem</w:t>
      </w:r>
      <w:r w:rsidR="005A344F">
        <w:t>,</w:t>
      </w:r>
      <w:r w:rsidR="00F240A9" w:rsidRPr="005A344F">
        <w:t xml:space="preserve"> similarmente</w:t>
      </w:r>
      <w:r w:rsidR="005A344F">
        <w:t>,</w:t>
      </w:r>
      <w:r w:rsidR="00F240A9" w:rsidRPr="005A344F">
        <w:t xml:space="preserve"> aos métodos HTTP</w:t>
      </w:r>
      <w:r w:rsidR="0084099A" w:rsidRPr="005A344F">
        <w:t>, ou seja,</w:t>
      </w:r>
      <w:r w:rsidR="00984AE3" w:rsidRPr="005A344F">
        <w:t xml:space="preserve"> </w:t>
      </w:r>
      <w:r w:rsidR="005F5D93" w:rsidRPr="005A344F">
        <w:t xml:space="preserve">a anotação </w:t>
      </w:r>
      <w:r w:rsidR="005F5D93" w:rsidRPr="005A344F">
        <w:rPr>
          <w:b/>
        </w:rPr>
        <w:t>@GET</w:t>
      </w:r>
      <w:r w:rsidR="005F5D93" w:rsidRPr="005A344F">
        <w:t xml:space="preserve"> indica que o mé</w:t>
      </w:r>
      <w:r w:rsidR="008400F6" w:rsidRPr="005A344F">
        <w:t>todo, por ela anotado,</w:t>
      </w:r>
      <w:r w:rsidR="005F5D93" w:rsidRPr="005A344F">
        <w:t xml:space="preserve"> responderá a requisições HTTP GET e assim por diante.</w:t>
      </w:r>
    </w:p>
    <w:p w:rsidR="00A83AD8" w:rsidRPr="005A344F" w:rsidRDefault="00A83AD8" w:rsidP="0039061E"/>
    <w:p w:rsidR="00253D38" w:rsidRPr="00D93E1C" w:rsidRDefault="00253D38" w:rsidP="00253D38">
      <w:pPr>
        <w:pStyle w:val="ListagemTitulo"/>
      </w:pPr>
      <w:r w:rsidRPr="007C2007">
        <w:rPr>
          <w:b/>
        </w:rPr>
        <w:t>Listagem</w:t>
      </w:r>
      <w:r w:rsidR="007E7BC4" w:rsidRPr="007C2007">
        <w:rPr>
          <w:b/>
        </w:rPr>
        <w:t xml:space="preserve"> 4</w:t>
      </w:r>
      <w:r w:rsidR="00877A91" w:rsidRPr="007C2007">
        <w:rPr>
          <w:b/>
        </w:rPr>
        <w:t>.</w:t>
      </w:r>
      <w:r w:rsidRPr="00D93E1C">
        <w:t xml:space="preserve"> Implementação da classe </w:t>
      </w:r>
      <w:proofErr w:type="spellStart"/>
      <w:r w:rsidRPr="00D93E1C">
        <w:t>Resource</w:t>
      </w:r>
      <w:proofErr w:type="spellEnd"/>
      <w:r>
        <w:t>.</w:t>
      </w:r>
    </w:p>
    <w:p w:rsidR="004D33A0" w:rsidRPr="00B41EB0" w:rsidRDefault="004D33A0" w:rsidP="004D33A0">
      <w:pPr>
        <w:widowControl w:val="0"/>
        <w:autoSpaceDE w:val="0"/>
        <w:autoSpaceDN w:val="0"/>
        <w:adjustRightInd w:val="0"/>
        <w:ind w:firstLine="0"/>
        <w:jc w:val="left"/>
        <w:rPr>
          <w:rFonts w:ascii="Monaco" w:hAnsi="Monaco" w:cs="Monaco"/>
          <w:sz w:val="16"/>
          <w:lang w:val="en-US" w:eastAsia="en-US"/>
        </w:rPr>
      </w:pPr>
      <w:proofErr w:type="gramStart"/>
      <w:r w:rsidRPr="00B41EB0">
        <w:rPr>
          <w:rFonts w:ascii="Monaco" w:hAnsi="Monaco" w:cs="Monaco"/>
          <w:b/>
          <w:bCs/>
          <w:color w:val="7F0055"/>
          <w:sz w:val="16"/>
          <w:lang w:val="en-US" w:eastAsia="en-US"/>
        </w:rPr>
        <w:t>package</w:t>
      </w:r>
      <w:proofErr w:type="gramEnd"/>
      <w:r w:rsidRPr="00B41EB0">
        <w:rPr>
          <w:rFonts w:ascii="Monaco" w:hAnsi="Monaco" w:cs="Monaco"/>
          <w:color w:val="000000"/>
          <w:sz w:val="16"/>
          <w:lang w:val="en-US" w:eastAsia="en-US"/>
        </w:rPr>
        <w:t xml:space="preserve"> </w:t>
      </w:r>
      <w:proofErr w:type="spellStart"/>
      <w:r w:rsidRPr="00B41EB0">
        <w:rPr>
          <w:rFonts w:ascii="Monaco" w:hAnsi="Monaco" w:cs="Monaco"/>
          <w:color w:val="000000"/>
          <w:sz w:val="16"/>
          <w:lang w:val="en-US" w:eastAsia="en-US"/>
        </w:rPr>
        <w:t>br.com.devmedia.resource</w:t>
      </w:r>
      <w:proofErr w:type="spellEnd"/>
      <w:r w:rsidRPr="00B41EB0">
        <w:rPr>
          <w:rFonts w:ascii="Monaco" w:hAnsi="Monaco" w:cs="Monaco"/>
          <w:color w:val="000000"/>
          <w:sz w:val="16"/>
          <w:lang w:val="en-US" w:eastAsia="en-US"/>
        </w:rPr>
        <w:t>;</w:t>
      </w:r>
    </w:p>
    <w:p w:rsidR="004D33A0" w:rsidRPr="00B41EB0" w:rsidRDefault="004D33A0" w:rsidP="004D33A0">
      <w:pPr>
        <w:widowControl w:val="0"/>
        <w:autoSpaceDE w:val="0"/>
        <w:autoSpaceDN w:val="0"/>
        <w:adjustRightInd w:val="0"/>
        <w:ind w:firstLine="0"/>
        <w:jc w:val="left"/>
        <w:rPr>
          <w:rFonts w:ascii="Monaco" w:hAnsi="Monaco" w:cs="Monaco"/>
          <w:sz w:val="16"/>
          <w:lang w:val="en-US" w:eastAsia="en-US"/>
        </w:rPr>
      </w:pPr>
    </w:p>
    <w:p w:rsidR="004D33A0" w:rsidRPr="00B41EB0" w:rsidRDefault="004D33A0" w:rsidP="004D33A0">
      <w:pPr>
        <w:widowControl w:val="0"/>
        <w:autoSpaceDE w:val="0"/>
        <w:autoSpaceDN w:val="0"/>
        <w:adjustRightInd w:val="0"/>
        <w:ind w:firstLine="0"/>
        <w:jc w:val="left"/>
        <w:rPr>
          <w:rFonts w:ascii="Monaco" w:hAnsi="Monaco" w:cs="Monaco"/>
          <w:sz w:val="16"/>
          <w:lang w:val="en-US" w:eastAsia="en-US"/>
        </w:rPr>
      </w:pPr>
      <w:proofErr w:type="gramStart"/>
      <w:r w:rsidRPr="00B41EB0">
        <w:rPr>
          <w:rFonts w:ascii="Monaco" w:hAnsi="Monaco" w:cs="Monaco"/>
          <w:b/>
          <w:bCs/>
          <w:color w:val="7F0055"/>
          <w:sz w:val="16"/>
          <w:lang w:val="en-US" w:eastAsia="en-US"/>
        </w:rPr>
        <w:t>import</w:t>
      </w:r>
      <w:proofErr w:type="gramEnd"/>
      <w:r w:rsidRPr="00B41EB0">
        <w:rPr>
          <w:rFonts w:ascii="Monaco" w:hAnsi="Monaco" w:cs="Monaco"/>
          <w:color w:val="000000"/>
          <w:sz w:val="16"/>
          <w:lang w:val="en-US" w:eastAsia="en-US"/>
        </w:rPr>
        <w:t xml:space="preserve"> javax.ws.rs.*;</w:t>
      </w:r>
    </w:p>
    <w:p w:rsidR="004D33A0" w:rsidRPr="00B41EB0" w:rsidRDefault="004D33A0" w:rsidP="004D33A0">
      <w:pPr>
        <w:widowControl w:val="0"/>
        <w:autoSpaceDE w:val="0"/>
        <w:autoSpaceDN w:val="0"/>
        <w:adjustRightInd w:val="0"/>
        <w:ind w:firstLine="0"/>
        <w:jc w:val="left"/>
        <w:rPr>
          <w:rFonts w:ascii="Monaco" w:hAnsi="Monaco" w:cs="Monaco"/>
          <w:sz w:val="16"/>
          <w:lang w:val="en-US" w:eastAsia="en-US"/>
        </w:rPr>
      </w:pPr>
      <w:proofErr w:type="gramStart"/>
      <w:r w:rsidRPr="00B41EB0">
        <w:rPr>
          <w:rFonts w:ascii="Monaco" w:hAnsi="Monaco" w:cs="Monaco"/>
          <w:b/>
          <w:bCs/>
          <w:color w:val="7F0055"/>
          <w:sz w:val="16"/>
          <w:lang w:val="en-US" w:eastAsia="en-US"/>
        </w:rPr>
        <w:t>import</w:t>
      </w:r>
      <w:proofErr w:type="gramEnd"/>
      <w:r w:rsidRPr="00B41EB0">
        <w:rPr>
          <w:rFonts w:ascii="Monaco" w:hAnsi="Monaco" w:cs="Monaco"/>
          <w:color w:val="000000"/>
          <w:sz w:val="16"/>
          <w:lang w:val="en-US" w:eastAsia="en-US"/>
        </w:rPr>
        <w:t xml:space="preserve"> </w:t>
      </w:r>
      <w:proofErr w:type="spellStart"/>
      <w:r w:rsidRPr="00B41EB0">
        <w:rPr>
          <w:rFonts w:ascii="Monaco" w:hAnsi="Monaco" w:cs="Monaco"/>
          <w:color w:val="000000"/>
          <w:sz w:val="16"/>
          <w:lang w:val="en-US" w:eastAsia="en-US"/>
        </w:rPr>
        <w:t>javax.ws.rs.core</w:t>
      </w:r>
      <w:proofErr w:type="spellEnd"/>
      <w:r w:rsidRPr="00B41EB0">
        <w:rPr>
          <w:rFonts w:ascii="Monaco" w:hAnsi="Monaco" w:cs="Monaco"/>
          <w:color w:val="000000"/>
          <w:sz w:val="16"/>
          <w:lang w:val="en-US" w:eastAsia="en-US"/>
        </w:rPr>
        <w:t>.*;</w:t>
      </w:r>
    </w:p>
    <w:p w:rsidR="004D33A0" w:rsidRPr="00B41EB0" w:rsidRDefault="004D33A0" w:rsidP="004D33A0">
      <w:pPr>
        <w:widowControl w:val="0"/>
        <w:autoSpaceDE w:val="0"/>
        <w:autoSpaceDN w:val="0"/>
        <w:adjustRightInd w:val="0"/>
        <w:ind w:firstLine="0"/>
        <w:jc w:val="left"/>
        <w:rPr>
          <w:rFonts w:ascii="Monaco" w:hAnsi="Monaco" w:cs="Monaco"/>
          <w:sz w:val="16"/>
          <w:lang w:val="en-US" w:eastAsia="en-US"/>
        </w:rPr>
      </w:pPr>
    </w:p>
    <w:p w:rsidR="004D33A0" w:rsidRPr="00B41EB0" w:rsidRDefault="004D33A0" w:rsidP="004D33A0">
      <w:pPr>
        <w:widowControl w:val="0"/>
        <w:autoSpaceDE w:val="0"/>
        <w:autoSpaceDN w:val="0"/>
        <w:adjustRightInd w:val="0"/>
        <w:ind w:firstLine="0"/>
        <w:jc w:val="left"/>
        <w:rPr>
          <w:rFonts w:ascii="Monaco" w:hAnsi="Monaco" w:cs="Monaco"/>
          <w:sz w:val="16"/>
          <w:lang w:val="en-US" w:eastAsia="en-US"/>
        </w:rPr>
      </w:pPr>
      <w:proofErr w:type="gramStart"/>
      <w:r w:rsidRPr="00B41EB0">
        <w:rPr>
          <w:rFonts w:ascii="Monaco" w:hAnsi="Monaco" w:cs="Monaco"/>
          <w:b/>
          <w:bCs/>
          <w:color w:val="7F0055"/>
          <w:sz w:val="16"/>
          <w:lang w:val="en-US" w:eastAsia="en-US"/>
        </w:rPr>
        <w:t>import</w:t>
      </w:r>
      <w:proofErr w:type="gramEnd"/>
      <w:r w:rsidRPr="00B41EB0">
        <w:rPr>
          <w:rFonts w:ascii="Monaco" w:hAnsi="Monaco" w:cs="Monaco"/>
          <w:color w:val="000000"/>
          <w:sz w:val="16"/>
          <w:lang w:val="en-US" w:eastAsia="en-US"/>
        </w:rPr>
        <w:t xml:space="preserve"> </w:t>
      </w:r>
      <w:proofErr w:type="spellStart"/>
      <w:r w:rsidRPr="00B41EB0">
        <w:rPr>
          <w:rFonts w:ascii="Monaco" w:hAnsi="Monaco" w:cs="Monaco"/>
          <w:color w:val="000000"/>
          <w:sz w:val="16"/>
          <w:lang w:val="en-US" w:eastAsia="en-US"/>
        </w:rPr>
        <w:t>br.com.devmedia.model.MessageBean</w:t>
      </w:r>
      <w:proofErr w:type="spellEnd"/>
      <w:r w:rsidRPr="00B41EB0">
        <w:rPr>
          <w:rFonts w:ascii="Monaco" w:hAnsi="Monaco" w:cs="Monaco"/>
          <w:color w:val="000000"/>
          <w:sz w:val="16"/>
          <w:lang w:val="en-US" w:eastAsia="en-US"/>
        </w:rPr>
        <w:t>;</w:t>
      </w:r>
    </w:p>
    <w:p w:rsidR="004D33A0" w:rsidRPr="00B41EB0" w:rsidRDefault="004D33A0" w:rsidP="004D33A0">
      <w:pPr>
        <w:widowControl w:val="0"/>
        <w:autoSpaceDE w:val="0"/>
        <w:autoSpaceDN w:val="0"/>
        <w:adjustRightInd w:val="0"/>
        <w:ind w:firstLine="0"/>
        <w:jc w:val="left"/>
        <w:rPr>
          <w:rFonts w:ascii="Monaco" w:hAnsi="Monaco" w:cs="Monaco"/>
          <w:sz w:val="16"/>
          <w:lang w:val="en-US" w:eastAsia="en-US"/>
        </w:rPr>
      </w:pPr>
    </w:p>
    <w:p w:rsidR="004D33A0" w:rsidRPr="005A344F" w:rsidRDefault="004D33A0" w:rsidP="004D33A0">
      <w:pPr>
        <w:widowControl w:val="0"/>
        <w:autoSpaceDE w:val="0"/>
        <w:autoSpaceDN w:val="0"/>
        <w:adjustRightInd w:val="0"/>
        <w:ind w:firstLine="0"/>
        <w:jc w:val="left"/>
        <w:rPr>
          <w:rFonts w:ascii="Monaco" w:hAnsi="Monaco" w:cs="Monaco"/>
          <w:sz w:val="16"/>
          <w:lang w:eastAsia="en-US"/>
        </w:rPr>
      </w:pPr>
      <w:r w:rsidRPr="005A344F">
        <w:rPr>
          <w:rFonts w:ascii="Monaco" w:hAnsi="Monaco" w:cs="Monaco"/>
          <w:color w:val="646464"/>
          <w:sz w:val="16"/>
          <w:lang w:eastAsia="en-US"/>
        </w:rPr>
        <w:t>@Path</w:t>
      </w:r>
      <w:r w:rsidRPr="005A344F">
        <w:rPr>
          <w:rFonts w:ascii="Monaco" w:hAnsi="Monaco" w:cs="Monaco"/>
          <w:color w:val="000000"/>
          <w:sz w:val="16"/>
          <w:lang w:eastAsia="en-US"/>
        </w:rPr>
        <w:t>(</w:t>
      </w:r>
      <w:r w:rsidRPr="005A344F">
        <w:rPr>
          <w:rFonts w:ascii="Monaco" w:hAnsi="Monaco" w:cs="Monaco"/>
          <w:color w:val="2A00FF"/>
          <w:sz w:val="16"/>
          <w:lang w:eastAsia="en-US"/>
        </w:rPr>
        <w:t>"/recurso"</w:t>
      </w:r>
      <w:r w:rsidRPr="005A344F">
        <w:rPr>
          <w:rFonts w:ascii="Monaco" w:hAnsi="Monaco" w:cs="Monaco"/>
          <w:color w:val="000000"/>
          <w:sz w:val="16"/>
          <w:lang w:eastAsia="en-US"/>
        </w:rPr>
        <w:t>)</w:t>
      </w:r>
    </w:p>
    <w:p w:rsidR="004D33A0" w:rsidRPr="005A344F" w:rsidRDefault="004D33A0" w:rsidP="004D33A0">
      <w:pPr>
        <w:widowControl w:val="0"/>
        <w:autoSpaceDE w:val="0"/>
        <w:autoSpaceDN w:val="0"/>
        <w:adjustRightInd w:val="0"/>
        <w:ind w:firstLine="0"/>
        <w:jc w:val="left"/>
        <w:rPr>
          <w:rFonts w:ascii="Monaco" w:hAnsi="Monaco" w:cs="Monaco"/>
          <w:sz w:val="16"/>
          <w:lang w:eastAsia="en-US"/>
        </w:rPr>
      </w:pPr>
      <w:r w:rsidRPr="005A344F">
        <w:rPr>
          <w:rFonts w:ascii="Monaco" w:hAnsi="Monaco" w:cs="Monaco"/>
          <w:color w:val="646464"/>
          <w:sz w:val="16"/>
          <w:lang w:eastAsia="en-US"/>
        </w:rPr>
        <w:t>@Consumes</w:t>
      </w:r>
      <w:r w:rsidRPr="005A344F">
        <w:rPr>
          <w:rFonts w:ascii="Monaco" w:hAnsi="Monaco" w:cs="Monaco"/>
          <w:color w:val="000000"/>
          <w:sz w:val="16"/>
          <w:lang w:eastAsia="en-US"/>
        </w:rPr>
        <w:t>(</w:t>
      </w:r>
      <w:proofErr w:type="spellStart"/>
      <w:r w:rsidRPr="005A344F">
        <w:rPr>
          <w:rFonts w:ascii="Monaco" w:hAnsi="Monaco" w:cs="Monaco"/>
          <w:color w:val="000000"/>
          <w:sz w:val="16"/>
          <w:lang w:eastAsia="en-US"/>
        </w:rPr>
        <w:t>MediaType</w:t>
      </w:r>
      <w:proofErr w:type="spellEnd"/>
      <w:r w:rsidRPr="005A344F">
        <w:rPr>
          <w:rFonts w:ascii="Monaco" w:hAnsi="Monaco" w:cs="Monaco"/>
          <w:color w:val="000000"/>
          <w:sz w:val="16"/>
          <w:lang w:eastAsia="en-US"/>
        </w:rPr>
        <w:t>.</w:t>
      </w:r>
      <w:r w:rsidRPr="005A344F">
        <w:rPr>
          <w:rFonts w:ascii="Monaco" w:hAnsi="Monaco" w:cs="Monaco"/>
          <w:i/>
          <w:iCs/>
          <w:color w:val="0000C0"/>
          <w:sz w:val="16"/>
          <w:lang w:eastAsia="en-US"/>
        </w:rPr>
        <w:t>WILDCARD</w:t>
      </w:r>
      <w:r w:rsidRPr="005A344F">
        <w:rPr>
          <w:rFonts w:ascii="Monaco" w:hAnsi="Monaco" w:cs="Monaco"/>
          <w:color w:val="000000"/>
          <w:sz w:val="16"/>
          <w:lang w:eastAsia="en-US"/>
        </w:rPr>
        <w:t>)</w:t>
      </w:r>
    </w:p>
    <w:p w:rsidR="004D33A0" w:rsidRPr="004D33A0" w:rsidRDefault="004D33A0" w:rsidP="004D33A0">
      <w:pPr>
        <w:widowControl w:val="0"/>
        <w:autoSpaceDE w:val="0"/>
        <w:autoSpaceDN w:val="0"/>
        <w:adjustRightInd w:val="0"/>
        <w:ind w:firstLine="0"/>
        <w:jc w:val="left"/>
        <w:rPr>
          <w:rFonts w:ascii="Monaco" w:hAnsi="Monaco" w:cs="Monaco"/>
          <w:sz w:val="16"/>
          <w:lang w:val="en-US" w:eastAsia="en-US"/>
        </w:rPr>
      </w:pPr>
      <w:proofErr w:type="gramStart"/>
      <w:r w:rsidRPr="004D33A0">
        <w:rPr>
          <w:rFonts w:ascii="Monaco" w:hAnsi="Monaco" w:cs="Monaco"/>
          <w:color w:val="646464"/>
          <w:sz w:val="16"/>
          <w:lang w:val="en-US" w:eastAsia="en-US"/>
        </w:rPr>
        <w:t>@Produces</w:t>
      </w:r>
      <w:r w:rsidRPr="004D33A0">
        <w:rPr>
          <w:rFonts w:ascii="Monaco" w:hAnsi="Monaco" w:cs="Monaco"/>
          <w:color w:val="000000"/>
          <w:sz w:val="16"/>
          <w:lang w:val="en-US" w:eastAsia="en-US"/>
        </w:rPr>
        <w:t>(</w:t>
      </w:r>
      <w:proofErr w:type="spellStart"/>
      <w:proofErr w:type="gramEnd"/>
      <w:r w:rsidRPr="004D33A0">
        <w:rPr>
          <w:rFonts w:ascii="Monaco" w:hAnsi="Monaco" w:cs="Monaco"/>
          <w:color w:val="000000"/>
          <w:sz w:val="16"/>
          <w:lang w:val="en-US" w:eastAsia="en-US"/>
        </w:rPr>
        <w:t>MediaType.</w:t>
      </w:r>
      <w:r w:rsidRPr="004D33A0">
        <w:rPr>
          <w:rFonts w:ascii="Monaco" w:hAnsi="Monaco" w:cs="Monaco"/>
          <w:i/>
          <w:iCs/>
          <w:color w:val="0000C0"/>
          <w:sz w:val="16"/>
          <w:lang w:val="en-US" w:eastAsia="en-US"/>
        </w:rPr>
        <w:t>APPLICATION_JSON</w:t>
      </w:r>
      <w:proofErr w:type="spellEnd"/>
      <w:r w:rsidRPr="004D33A0">
        <w:rPr>
          <w:rFonts w:ascii="Monaco" w:hAnsi="Monaco" w:cs="Monaco"/>
          <w:color w:val="000000"/>
          <w:sz w:val="16"/>
          <w:lang w:val="en-US" w:eastAsia="en-US"/>
        </w:rPr>
        <w:t>)</w:t>
      </w:r>
    </w:p>
    <w:p w:rsidR="004D33A0" w:rsidRPr="004D33A0" w:rsidRDefault="004D33A0" w:rsidP="004D33A0">
      <w:pPr>
        <w:widowControl w:val="0"/>
        <w:autoSpaceDE w:val="0"/>
        <w:autoSpaceDN w:val="0"/>
        <w:adjustRightInd w:val="0"/>
        <w:ind w:firstLine="0"/>
        <w:jc w:val="left"/>
        <w:rPr>
          <w:rFonts w:ascii="Monaco" w:hAnsi="Monaco" w:cs="Monaco"/>
          <w:sz w:val="16"/>
          <w:lang w:val="en-US" w:eastAsia="en-US"/>
        </w:rPr>
      </w:pPr>
      <w:proofErr w:type="gramStart"/>
      <w:r w:rsidRPr="004D33A0">
        <w:rPr>
          <w:rFonts w:ascii="Monaco" w:hAnsi="Monaco" w:cs="Monaco"/>
          <w:b/>
          <w:bCs/>
          <w:color w:val="7F0055"/>
          <w:sz w:val="16"/>
          <w:lang w:val="en-US" w:eastAsia="en-US"/>
        </w:rPr>
        <w:t>public</w:t>
      </w:r>
      <w:proofErr w:type="gramEnd"/>
      <w:r w:rsidRPr="004D33A0">
        <w:rPr>
          <w:rFonts w:ascii="Monaco" w:hAnsi="Monaco" w:cs="Monaco"/>
          <w:color w:val="000000"/>
          <w:sz w:val="16"/>
          <w:lang w:val="en-US" w:eastAsia="en-US"/>
        </w:rPr>
        <w:t xml:space="preserve"> </w:t>
      </w:r>
      <w:r w:rsidRPr="004D33A0">
        <w:rPr>
          <w:rFonts w:ascii="Monaco" w:hAnsi="Monaco" w:cs="Monaco"/>
          <w:b/>
          <w:bCs/>
          <w:color w:val="7F0055"/>
          <w:sz w:val="16"/>
          <w:lang w:val="en-US" w:eastAsia="en-US"/>
        </w:rPr>
        <w:t>class</w:t>
      </w:r>
      <w:r w:rsidRPr="004D33A0">
        <w:rPr>
          <w:rFonts w:ascii="Monaco" w:hAnsi="Monaco" w:cs="Monaco"/>
          <w:color w:val="000000"/>
          <w:sz w:val="16"/>
          <w:lang w:val="en-US" w:eastAsia="en-US"/>
        </w:rPr>
        <w:t xml:space="preserve"> Resource {</w:t>
      </w:r>
    </w:p>
    <w:p w:rsidR="004D33A0" w:rsidRPr="004D33A0" w:rsidRDefault="004D33A0" w:rsidP="004D33A0">
      <w:pPr>
        <w:widowControl w:val="0"/>
        <w:autoSpaceDE w:val="0"/>
        <w:autoSpaceDN w:val="0"/>
        <w:adjustRightInd w:val="0"/>
        <w:ind w:firstLine="0"/>
        <w:jc w:val="left"/>
        <w:rPr>
          <w:rFonts w:ascii="Monaco" w:hAnsi="Monaco" w:cs="Monaco"/>
          <w:sz w:val="16"/>
          <w:lang w:val="en-US" w:eastAsia="en-US"/>
        </w:rPr>
      </w:pPr>
      <w:r w:rsidRPr="004D33A0">
        <w:rPr>
          <w:rFonts w:ascii="Monaco" w:hAnsi="Monaco" w:cs="Monaco"/>
          <w:color w:val="000000"/>
          <w:sz w:val="16"/>
          <w:lang w:val="en-US" w:eastAsia="en-US"/>
        </w:rPr>
        <w:tab/>
      </w:r>
    </w:p>
    <w:p w:rsidR="004D33A0" w:rsidRPr="004D33A0" w:rsidRDefault="006B4A03" w:rsidP="006B4A03">
      <w:pPr>
        <w:widowControl w:val="0"/>
        <w:autoSpaceDE w:val="0"/>
        <w:autoSpaceDN w:val="0"/>
        <w:adjustRightInd w:val="0"/>
        <w:ind w:firstLine="0"/>
        <w:jc w:val="left"/>
        <w:rPr>
          <w:rFonts w:ascii="Monaco" w:hAnsi="Monaco" w:cs="Monaco"/>
          <w:sz w:val="16"/>
          <w:lang w:val="en-US" w:eastAsia="en-US"/>
        </w:rPr>
      </w:pPr>
      <w:r>
        <w:rPr>
          <w:rFonts w:ascii="Monaco" w:hAnsi="Monaco" w:cs="Monaco"/>
          <w:color w:val="000000"/>
          <w:sz w:val="16"/>
          <w:lang w:val="en-US" w:eastAsia="en-US"/>
        </w:rPr>
        <w:t xml:space="preserve">  </w:t>
      </w:r>
      <w:r w:rsidR="004D33A0" w:rsidRPr="004D33A0">
        <w:rPr>
          <w:rFonts w:ascii="Monaco" w:hAnsi="Monaco" w:cs="Monaco"/>
          <w:color w:val="646464"/>
          <w:sz w:val="16"/>
          <w:lang w:val="en-US" w:eastAsia="en-US"/>
        </w:rPr>
        <w:t>@GET</w:t>
      </w:r>
      <w:r w:rsidR="004D33A0" w:rsidRPr="004D33A0">
        <w:rPr>
          <w:rFonts w:ascii="Monaco" w:hAnsi="Monaco" w:cs="Monaco"/>
          <w:color w:val="000000"/>
          <w:sz w:val="16"/>
          <w:lang w:val="en-US" w:eastAsia="en-US"/>
        </w:rPr>
        <w:t xml:space="preserve"> </w:t>
      </w:r>
    </w:p>
    <w:p w:rsidR="004D33A0" w:rsidRPr="004D33A0" w:rsidRDefault="004D33A0" w:rsidP="004D33A0">
      <w:pPr>
        <w:widowControl w:val="0"/>
        <w:autoSpaceDE w:val="0"/>
        <w:autoSpaceDN w:val="0"/>
        <w:adjustRightInd w:val="0"/>
        <w:ind w:firstLine="0"/>
        <w:jc w:val="left"/>
        <w:rPr>
          <w:rFonts w:ascii="Monaco" w:hAnsi="Monaco" w:cs="Monaco"/>
          <w:sz w:val="16"/>
          <w:lang w:val="en-US" w:eastAsia="en-US"/>
        </w:rPr>
      </w:pPr>
      <w:r w:rsidRPr="004D33A0">
        <w:rPr>
          <w:rFonts w:ascii="Monaco" w:hAnsi="Monaco" w:cs="Monaco"/>
          <w:color w:val="000000"/>
          <w:sz w:val="16"/>
          <w:lang w:val="en-US" w:eastAsia="en-US"/>
        </w:rPr>
        <w:t xml:space="preserve">  </w:t>
      </w:r>
      <w:proofErr w:type="gramStart"/>
      <w:r w:rsidRPr="004D33A0">
        <w:rPr>
          <w:rFonts w:ascii="Monaco" w:hAnsi="Monaco" w:cs="Monaco"/>
          <w:b/>
          <w:bCs/>
          <w:color w:val="7F0055"/>
          <w:sz w:val="16"/>
          <w:lang w:val="en-US" w:eastAsia="en-US"/>
        </w:rPr>
        <w:t>public</w:t>
      </w:r>
      <w:proofErr w:type="gramEnd"/>
      <w:r w:rsidRPr="004D33A0">
        <w:rPr>
          <w:rFonts w:ascii="Monaco" w:hAnsi="Monaco" w:cs="Monaco"/>
          <w:color w:val="000000"/>
          <w:sz w:val="16"/>
          <w:lang w:val="en-US" w:eastAsia="en-US"/>
        </w:rPr>
        <w:t xml:space="preserve"> </w:t>
      </w:r>
      <w:proofErr w:type="spellStart"/>
      <w:r w:rsidRPr="004D33A0">
        <w:rPr>
          <w:rFonts w:ascii="Monaco" w:hAnsi="Monaco" w:cs="Monaco"/>
          <w:color w:val="000000"/>
          <w:sz w:val="16"/>
          <w:lang w:val="en-US" w:eastAsia="en-US"/>
        </w:rPr>
        <w:t>MessageBean</w:t>
      </w:r>
      <w:proofErr w:type="spellEnd"/>
      <w:r w:rsidRPr="004D33A0">
        <w:rPr>
          <w:rFonts w:ascii="Monaco" w:hAnsi="Monaco" w:cs="Monaco"/>
          <w:color w:val="000000"/>
          <w:sz w:val="16"/>
          <w:lang w:val="en-US" w:eastAsia="en-US"/>
        </w:rPr>
        <w:t xml:space="preserve"> get() {</w:t>
      </w:r>
    </w:p>
    <w:p w:rsidR="004D33A0" w:rsidRPr="004D33A0" w:rsidRDefault="00B539DD" w:rsidP="004D33A0">
      <w:pPr>
        <w:widowControl w:val="0"/>
        <w:autoSpaceDE w:val="0"/>
        <w:autoSpaceDN w:val="0"/>
        <w:adjustRightInd w:val="0"/>
        <w:ind w:firstLine="0"/>
        <w:jc w:val="left"/>
        <w:rPr>
          <w:rFonts w:ascii="Monaco" w:hAnsi="Monaco" w:cs="Monaco"/>
          <w:sz w:val="16"/>
          <w:lang w:val="en-US" w:eastAsia="en-US"/>
        </w:rPr>
      </w:pPr>
      <w:r>
        <w:rPr>
          <w:rFonts w:ascii="Monaco" w:hAnsi="Monaco" w:cs="Monaco"/>
          <w:color w:val="000000"/>
          <w:sz w:val="16"/>
          <w:lang w:val="en-US" w:eastAsia="en-US"/>
        </w:rPr>
        <w:t xml:space="preserve">    </w:t>
      </w:r>
      <w:proofErr w:type="gramStart"/>
      <w:r w:rsidR="004D33A0" w:rsidRPr="004D33A0">
        <w:rPr>
          <w:rFonts w:ascii="Monaco" w:hAnsi="Monaco" w:cs="Monaco"/>
          <w:b/>
          <w:bCs/>
          <w:color w:val="7F0055"/>
          <w:sz w:val="16"/>
          <w:lang w:val="en-US" w:eastAsia="en-US"/>
        </w:rPr>
        <w:t>return</w:t>
      </w:r>
      <w:proofErr w:type="gramEnd"/>
      <w:r w:rsidR="004D33A0" w:rsidRPr="004D33A0">
        <w:rPr>
          <w:rFonts w:ascii="Monaco" w:hAnsi="Monaco" w:cs="Monaco"/>
          <w:color w:val="000000"/>
          <w:sz w:val="16"/>
          <w:lang w:val="en-US" w:eastAsia="en-US"/>
        </w:rPr>
        <w:t xml:space="preserve"> </w:t>
      </w:r>
      <w:r w:rsidR="004D33A0" w:rsidRPr="004D33A0">
        <w:rPr>
          <w:rFonts w:ascii="Monaco" w:hAnsi="Monaco" w:cs="Monaco"/>
          <w:b/>
          <w:bCs/>
          <w:color w:val="7F0055"/>
          <w:sz w:val="16"/>
          <w:lang w:val="en-US" w:eastAsia="en-US"/>
        </w:rPr>
        <w:t>new</w:t>
      </w:r>
      <w:r w:rsidR="004D33A0" w:rsidRPr="004D33A0">
        <w:rPr>
          <w:rFonts w:ascii="Monaco" w:hAnsi="Monaco" w:cs="Monaco"/>
          <w:color w:val="000000"/>
          <w:sz w:val="16"/>
          <w:lang w:val="en-US" w:eastAsia="en-US"/>
        </w:rPr>
        <w:t xml:space="preserve"> </w:t>
      </w:r>
      <w:proofErr w:type="spellStart"/>
      <w:r w:rsidR="004D33A0" w:rsidRPr="004D33A0">
        <w:rPr>
          <w:rFonts w:ascii="Monaco" w:hAnsi="Monaco" w:cs="Monaco"/>
          <w:color w:val="000000"/>
          <w:sz w:val="16"/>
          <w:lang w:val="en-US" w:eastAsia="en-US"/>
        </w:rPr>
        <w:t>MessageBean</w:t>
      </w:r>
      <w:proofErr w:type="spellEnd"/>
      <w:r w:rsidR="004D33A0" w:rsidRPr="004D33A0">
        <w:rPr>
          <w:rFonts w:ascii="Monaco" w:hAnsi="Monaco" w:cs="Monaco"/>
          <w:color w:val="000000"/>
          <w:sz w:val="16"/>
          <w:lang w:val="en-US" w:eastAsia="en-US"/>
        </w:rPr>
        <w:t>(</w:t>
      </w:r>
      <w:r w:rsidR="004D33A0" w:rsidRPr="004D33A0">
        <w:rPr>
          <w:rFonts w:ascii="Monaco" w:hAnsi="Monaco" w:cs="Monaco"/>
          <w:color w:val="2A00FF"/>
          <w:sz w:val="16"/>
          <w:lang w:val="en-US" w:eastAsia="en-US"/>
        </w:rPr>
        <w:t>"GET /</w:t>
      </w:r>
      <w:proofErr w:type="spellStart"/>
      <w:r w:rsidR="004D33A0" w:rsidRPr="004D33A0">
        <w:rPr>
          <w:rFonts w:ascii="Monaco" w:hAnsi="Monaco" w:cs="Monaco"/>
          <w:color w:val="2A00FF"/>
          <w:sz w:val="16"/>
          <w:lang w:val="en-US" w:eastAsia="en-US"/>
        </w:rPr>
        <w:t>recurso</w:t>
      </w:r>
      <w:proofErr w:type="spellEnd"/>
      <w:r w:rsidR="004D33A0" w:rsidRPr="004D33A0">
        <w:rPr>
          <w:rFonts w:ascii="Monaco" w:hAnsi="Monaco" w:cs="Monaco"/>
          <w:color w:val="2A00FF"/>
          <w:sz w:val="16"/>
          <w:lang w:val="en-US" w:eastAsia="en-US"/>
        </w:rPr>
        <w:t xml:space="preserve"> </w:t>
      </w:r>
      <w:proofErr w:type="spellStart"/>
      <w:r w:rsidR="004D33A0" w:rsidRPr="004D33A0">
        <w:rPr>
          <w:rFonts w:ascii="Monaco" w:hAnsi="Monaco" w:cs="Monaco"/>
          <w:color w:val="2A00FF"/>
          <w:sz w:val="16"/>
          <w:lang w:val="en-US" w:eastAsia="en-US"/>
        </w:rPr>
        <w:t>executado</w:t>
      </w:r>
      <w:proofErr w:type="spellEnd"/>
      <w:r w:rsidR="004D33A0" w:rsidRPr="004D33A0">
        <w:rPr>
          <w:rFonts w:ascii="Monaco" w:hAnsi="Monaco" w:cs="Monaco"/>
          <w:color w:val="2A00FF"/>
          <w:sz w:val="16"/>
          <w:lang w:val="en-US" w:eastAsia="en-US"/>
        </w:rPr>
        <w:t xml:space="preserve"> com </w:t>
      </w:r>
      <w:proofErr w:type="spellStart"/>
      <w:r w:rsidR="004D33A0" w:rsidRPr="004D33A0">
        <w:rPr>
          <w:rFonts w:ascii="Monaco" w:hAnsi="Monaco" w:cs="Monaco"/>
          <w:color w:val="2A00FF"/>
          <w:sz w:val="16"/>
          <w:lang w:val="en-US" w:eastAsia="en-US"/>
        </w:rPr>
        <w:t>sucesso</w:t>
      </w:r>
      <w:proofErr w:type="spellEnd"/>
      <w:r w:rsidR="004D33A0" w:rsidRPr="004D33A0">
        <w:rPr>
          <w:rFonts w:ascii="Monaco" w:hAnsi="Monaco" w:cs="Monaco"/>
          <w:color w:val="2A00FF"/>
          <w:sz w:val="16"/>
          <w:lang w:val="en-US" w:eastAsia="en-US"/>
        </w:rPr>
        <w:t>!"</w:t>
      </w:r>
      <w:r w:rsidR="004D33A0" w:rsidRPr="004D33A0">
        <w:rPr>
          <w:rFonts w:ascii="Monaco" w:hAnsi="Monaco" w:cs="Monaco"/>
          <w:color w:val="000000"/>
          <w:sz w:val="16"/>
          <w:lang w:val="en-US" w:eastAsia="en-US"/>
        </w:rPr>
        <w:t>);</w:t>
      </w:r>
    </w:p>
    <w:p w:rsidR="004D33A0" w:rsidRPr="004D33A0" w:rsidRDefault="00B539DD" w:rsidP="004D33A0">
      <w:pPr>
        <w:widowControl w:val="0"/>
        <w:autoSpaceDE w:val="0"/>
        <w:autoSpaceDN w:val="0"/>
        <w:adjustRightInd w:val="0"/>
        <w:ind w:firstLine="0"/>
        <w:jc w:val="left"/>
        <w:rPr>
          <w:rFonts w:ascii="Monaco" w:hAnsi="Monaco" w:cs="Monaco"/>
          <w:sz w:val="16"/>
          <w:lang w:val="en-US" w:eastAsia="en-US"/>
        </w:rPr>
      </w:pPr>
      <w:r>
        <w:rPr>
          <w:rFonts w:ascii="Monaco" w:hAnsi="Monaco" w:cs="Monaco"/>
          <w:color w:val="000000"/>
          <w:sz w:val="16"/>
          <w:lang w:val="en-US" w:eastAsia="en-US"/>
        </w:rPr>
        <w:t xml:space="preserve">  </w:t>
      </w:r>
      <w:r w:rsidR="004D33A0" w:rsidRPr="004D33A0">
        <w:rPr>
          <w:rFonts w:ascii="Monaco" w:hAnsi="Monaco" w:cs="Monaco"/>
          <w:color w:val="000000"/>
          <w:sz w:val="16"/>
          <w:lang w:val="en-US" w:eastAsia="en-US"/>
        </w:rPr>
        <w:t>}</w:t>
      </w:r>
    </w:p>
    <w:p w:rsidR="004D33A0" w:rsidRPr="004D33A0" w:rsidRDefault="004D33A0" w:rsidP="004D33A0">
      <w:pPr>
        <w:widowControl w:val="0"/>
        <w:autoSpaceDE w:val="0"/>
        <w:autoSpaceDN w:val="0"/>
        <w:adjustRightInd w:val="0"/>
        <w:ind w:firstLine="0"/>
        <w:jc w:val="left"/>
        <w:rPr>
          <w:rFonts w:ascii="Monaco" w:hAnsi="Monaco" w:cs="Monaco"/>
          <w:sz w:val="16"/>
          <w:lang w:val="en-US" w:eastAsia="en-US"/>
        </w:rPr>
      </w:pPr>
      <w:r w:rsidRPr="004D33A0">
        <w:rPr>
          <w:rFonts w:ascii="Monaco" w:hAnsi="Monaco" w:cs="Monaco"/>
          <w:color w:val="000000"/>
          <w:sz w:val="16"/>
          <w:lang w:val="en-US" w:eastAsia="en-US"/>
        </w:rPr>
        <w:tab/>
      </w:r>
    </w:p>
    <w:p w:rsidR="004D33A0" w:rsidRPr="004D33A0" w:rsidRDefault="006B4A03" w:rsidP="004D33A0">
      <w:pPr>
        <w:widowControl w:val="0"/>
        <w:autoSpaceDE w:val="0"/>
        <w:autoSpaceDN w:val="0"/>
        <w:adjustRightInd w:val="0"/>
        <w:ind w:firstLine="0"/>
        <w:jc w:val="left"/>
        <w:rPr>
          <w:rFonts w:ascii="Monaco" w:hAnsi="Monaco" w:cs="Monaco"/>
          <w:sz w:val="16"/>
          <w:lang w:val="en-US" w:eastAsia="en-US"/>
        </w:rPr>
      </w:pPr>
      <w:r>
        <w:rPr>
          <w:rFonts w:ascii="Monaco" w:hAnsi="Monaco" w:cs="Monaco"/>
          <w:color w:val="000000"/>
          <w:sz w:val="16"/>
          <w:lang w:val="en-US" w:eastAsia="en-US"/>
        </w:rPr>
        <w:t xml:space="preserve">  </w:t>
      </w:r>
      <w:r w:rsidR="004D33A0" w:rsidRPr="004D33A0">
        <w:rPr>
          <w:rFonts w:ascii="Monaco" w:hAnsi="Monaco" w:cs="Monaco"/>
          <w:color w:val="646464"/>
          <w:sz w:val="16"/>
          <w:lang w:val="en-US" w:eastAsia="en-US"/>
        </w:rPr>
        <w:t>@POST</w:t>
      </w:r>
    </w:p>
    <w:p w:rsidR="004D33A0" w:rsidRPr="004D33A0" w:rsidRDefault="004D33A0" w:rsidP="004D33A0">
      <w:pPr>
        <w:widowControl w:val="0"/>
        <w:autoSpaceDE w:val="0"/>
        <w:autoSpaceDN w:val="0"/>
        <w:adjustRightInd w:val="0"/>
        <w:ind w:firstLine="0"/>
        <w:jc w:val="left"/>
        <w:rPr>
          <w:rFonts w:ascii="Monaco" w:hAnsi="Monaco" w:cs="Monaco"/>
          <w:sz w:val="16"/>
          <w:lang w:val="en-US" w:eastAsia="en-US"/>
        </w:rPr>
      </w:pPr>
      <w:r w:rsidRPr="004D33A0">
        <w:rPr>
          <w:rFonts w:ascii="Monaco" w:hAnsi="Monaco" w:cs="Monaco"/>
          <w:color w:val="000000"/>
          <w:sz w:val="16"/>
          <w:lang w:val="en-US" w:eastAsia="en-US"/>
        </w:rPr>
        <w:t xml:space="preserve">  </w:t>
      </w:r>
      <w:proofErr w:type="gramStart"/>
      <w:r w:rsidRPr="004D33A0">
        <w:rPr>
          <w:rFonts w:ascii="Monaco" w:hAnsi="Monaco" w:cs="Monaco"/>
          <w:b/>
          <w:bCs/>
          <w:color w:val="7F0055"/>
          <w:sz w:val="16"/>
          <w:lang w:val="en-US" w:eastAsia="en-US"/>
        </w:rPr>
        <w:t>public</w:t>
      </w:r>
      <w:proofErr w:type="gramEnd"/>
      <w:r w:rsidRPr="004D33A0">
        <w:rPr>
          <w:rFonts w:ascii="Monaco" w:hAnsi="Monaco" w:cs="Monaco"/>
          <w:color w:val="000000"/>
          <w:sz w:val="16"/>
          <w:lang w:val="en-US" w:eastAsia="en-US"/>
        </w:rPr>
        <w:t xml:space="preserve"> </w:t>
      </w:r>
      <w:proofErr w:type="spellStart"/>
      <w:r w:rsidRPr="004D33A0">
        <w:rPr>
          <w:rFonts w:ascii="Monaco" w:hAnsi="Monaco" w:cs="Monaco"/>
          <w:color w:val="000000"/>
          <w:sz w:val="16"/>
          <w:lang w:val="en-US" w:eastAsia="en-US"/>
        </w:rPr>
        <w:t>MessageBean</w:t>
      </w:r>
      <w:proofErr w:type="spellEnd"/>
      <w:r w:rsidRPr="004D33A0">
        <w:rPr>
          <w:rFonts w:ascii="Monaco" w:hAnsi="Monaco" w:cs="Monaco"/>
          <w:color w:val="000000"/>
          <w:sz w:val="16"/>
          <w:lang w:val="en-US" w:eastAsia="en-US"/>
        </w:rPr>
        <w:t xml:space="preserve"> post() {</w:t>
      </w:r>
    </w:p>
    <w:p w:rsidR="004D33A0" w:rsidRPr="004D33A0" w:rsidRDefault="004D33A0" w:rsidP="004D33A0">
      <w:pPr>
        <w:widowControl w:val="0"/>
        <w:autoSpaceDE w:val="0"/>
        <w:autoSpaceDN w:val="0"/>
        <w:adjustRightInd w:val="0"/>
        <w:ind w:firstLine="0"/>
        <w:jc w:val="left"/>
        <w:rPr>
          <w:rFonts w:ascii="Monaco" w:hAnsi="Monaco" w:cs="Monaco"/>
          <w:sz w:val="16"/>
          <w:lang w:val="en-US" w:eastAsia="en-US"/>
        </w:rPr>
      </w:pPr>
      <w:r w:rsidRPr="004D33A0">
        <w:rPr>
          <w:rFonts w:ascii="Monaco" w:hAnsi="Monaco" w:cs="Monaco"/>
          <w:color w:val="000000"/>
          <w:sz w:val="16"/>
          <w:lang w:val="en-US" w:eastAsia="en-US"/>
        </w:rPr>
        <w:t xml:space="preserve">  </w:t>
      </w:r>
      <w:r w:rsidR="00B539DD">
        <w:rPr>
          <w:rFonts w:ascii="Monaco" w:hAnsi="Monaco" w:cs="Monaco"/>
          <w:color w:val="000000"/>
          <w:sz w:val="16"/>
          <w:lang w:val="en-US" w:eastAsia="en-US"/>
        </w:rPr>
        <w:t xml:space="preserve">  </w:t>
      </w:r>
      <w:proofErr w:type="gramStart"/>
      <w:r w:rsidRPr="004D33A0">
        <w:rPr>
          <w:rFonts w:ascii="Monaco" w:hAnsi="Monaco" w:cs="Monaco"/>
          <w:b/>
          <w:bCs/>
          <w:color w:val="7F0055"/>
          <w:sz w:val="16"/>
          <w:lang w:val="en-US" w:eastAsia="en-US"/>
        </w:rPr>
        <w:t>return</w:t>
      </w:r>
      <w:proofErr w:type="gramEnd"/>
      <w:r w:rsidRPr="004D33A0">
        <w:rPr>
          <w:rFonts w:ascii="Monaco" w:hAnsi="Monaco" w:cs="Monaco"/>
          <w:color w:val="000000"/>
          <w:sz w:val="16"/>
          <w:lang w:val="en-US" w:eastAsia="en-US"/>
        </w:rPr>
        <w:t xml:space="preserve"> </w:t>
      </w:r>
      <w:r w:rsidRPr="004D33A0">
        <w:rPr>
          <w:rFonts w:ascii="Monaco" w:hAnsi="Monaco" w:cs="Monaco"/>
          <w:b/>
          <w:bCs/>
          <w:color w:val="7F0055"/>
          <w:sz w:val="16"/>
          <w:lang w:val="en-US" w:eastAsia="en-US"/>
        </w:rPr>
        <w:t>new</w:t>
      </w:r>
      <w:r w:rsidRPr="004D33A0">
        <w:rPr>
          <w:rFonts w:ascii="Monaco" w:hAnsi="Monaco" w:cs="Monaco"/>
          <w:color w:val="000000"/>
          <w:sz w:val="16"/>
          <w:lang w:val="en-US" w:eastAsia="en-US"/>
        </w:rPr>
        <w:t xml:space="preserve"> </w:t>
      </w:r>
      <w:proofErr w:type="spellStart"/>
      <w:r w:rsidRPr="004D33A0">
        <w:rPr>
          <w:rFonts w:ascii="Monaco" w:hAnsi="Monaco" w:cs="Monaco"/>
          <w:color w:val="000000"/>
          <w:sz w:val="16"/>
          <w:lang w:val="en-US" w:eastAsia="en-US"/>
        </w:rPr>
        <w:t>MessageBean</w:t>
      </w:r>
      <w:proofErr w:type="spellEnd"/>
      <w:r w:rsidRPr="004D33A0">
        <w:rPr>
          <w:rFonts w:ascii="Monaco" w:hAnsi="Monaco" w:cs="Monaco"/>
          <w:color w:val="000000"/>
          <w:sz w:val="16"/>
          <w:lang w:val="en-US" w:eastAsia="en-US"/>
        </w:rPr>
        <w:t>(</w:t>
      </w:r>
      <w:r w:rsidRPr="004D33A0">
        <w:rPr>
          <w:rFonts w:ascii="Monaco" w:hAnsi="Monaco" w:cs="Monaco"/>
          <w:color w:val="2A00FF"/>
          <w:sz w:val="16"/>
          <w:lang w:val="en-US" w:eastAsia="en-US"/>
        </w:rPr>
        <w:t>"POST /</w:t>
      </w:r>
      <w:proofErr w:type="spellStart"/>
      <w:r w:rsidRPr="004D33A0">
        <w:rPr>
          <w:rFonts w:ascii="Monaco" w:hAnsi="Monaco" w:cs="Monaco"/>
          <w:color w:val="2A00FF"/>
          <w:sz w:val="16"/>
          <w:lang w:val="en-US" w:eastAsia="en-US"/>
        </w:rPr>
        <w:t>recurso</w:t>
      </w:r>
      <w:proofErr w:type="spellEnd"/>
      <w:r w:rsidRPr="004D33A0">
        <w:rPr>
          <w:rFonts w:ascii="Monaco" w:hAnsi="Monaco" w:cs="Monaco"/>
          <w:color w:val="2A00FF"/>
          <w:sz w:val="16"/>
          <w:lang w:val="en-US" w:eastAsia="en-US"/>
        </w:rPr>
        <w:t xml:space="preserve"> </w:t>
      </w:r>
      <w:proofErr w:type="spellStart"/>
      <w:r w:rsidRPr="004D33A0">
        <w:rPr>
          <w:rFonts w:ascii="Monaco" w:hAnsi="Monaco" w:cs="Monaco"/>
          <w:color w:val="2A00FF"/>
          <w:sz w:val="16"/>
          <w:lang w:val="en-US" w:eastAsia="en-US"/>
        </w:rPr>
        <w:t>executado</w:t>
      </w:r>
      <w:proofErr w:type="spellEnd"/>
      <w:r w:rsidRPr="004D33A0">
        <w:rPr>
          <w:rFonts w:ascii="Monaco" w:hAnsi="Monaco" w:cs="Monaco"/>
          <w:color w:val="2A00FF"/>
          <w:sz w:val="16"/>
          <w:lang w:val="en-US" w:eastAsia="en-US"/>
        </w:rPr>
        <w:t xml:space="preserve"> com </w:t>
      </w:r>
      <w:proofErr w:type="spellStart"/>
      <w:r w:rsidRPr="004D33A0">
        <w:rPr>
          <w:rFonts w:ascii="Monaco" w:hAnsi="Monaco" w:cs="Monaco"/>
          <w:color w:val="2A00FF"/>
          <w:sz w:val="16"/>
          <w:lang w:val="en-US" w:eastAsia="en-US"/>
        </w:rPr>
        <w:t>sucesso</w:t>
      </w:r>
      <w:proofErr w:type="spellEnd"/>
      <w:r w:rsidRPr="004D33A0">
        <w:rPr>
          <w:rFonts w:ascii="Monaco" w:hAnsi="Monaco" w:cs="Monaco"/>
          <w:color w:val="2A00FF"/>
          <w:sz w:val="16"/>
          <w:lang w:val="en-US" w:eastAsia="en-US"/>
        </w:rPr>
        <w:t>!"</w:t>
      </w:r>
      <w:r w:rsidRPr="004D33A0">
        <w:rPr>
          <w:rFonts w:ascii="Monaco" w:hAnsi="Monaco" w:cs="Monaco"/>
          <w:color w:val="000000"/>
          <w:sz w:val="16"/>
          <w:lang w:val="en-US" w:eastAsia="en-US"/>
        </w:rPr>
        <w:t>);</w:t>
      </w:r>
    </w:p>
    <w:p w:rsidR="004D33A0" w:rsidRPr="004D33A0" w:rsidRDefault="00B539DD" w:rsidP="004D33A0">
      <w:pPr>
        <w:widowControl w:val="0"/>
        <w:autoSpaceDE w:val="0"/>
        <w:autoSpaceDN w:val="0"/>
        <w:adjustRightInd w:val="0"/>
        <w:ind w:firstLine="0"/>
        <w:jc w:val="left"/>
        <w:rPr>
          <w:rFonts w:ascii="Monaco" w:hAnsi="Monaco" w:cs="Monaco"/>
          <w:sz w:val="16"/>
          <w:lang w:val="en-US" w:eastAsia="en-US"/>
        </w:rPr>
      </w:pPr>
      <w:r>
        <w:rPr>
          <w:rFonts w:ascii="Monaco" w:hAnsi="Monaco" w:cs="Monaco"/>
          <w:color w:val="000000"/>
          <w:sz w:val="16"/>
          <w:lang w:val="en-US" w:eastAsia="en-US"/>
        </w:rPr>
        <w:t xml:space="preserve">  </w:t>
      </w:r>
      <w:r w:rsidR="004D33A0" w:rsidRPr="004D33A0">
        <w:rPr>
          <w:rFonts w:ascii="Monaco" w:hAnsi="Monaco" w:cs="Monaco"/>
          <w:color w:val="000000"/>
          <w:sz w:val="16"/>
          <w:lang w:val="en-US" w:eastAsia="en-US"/>
        </w:rPr>
        <w:t>}</w:t>
      </w:r>
    </w:p>
    <w:p w:rsidR="004D33A0" w:rsidRPr="004D33A0" w:rsidRDefault="004D33A0" w:rsidP="004D33A0">
      <w:pPr>
        <w:widowControl w:val="0"/>
        <w:autoSpaceDE w:val="0"/>
        <w:autoSpaceDN w:val="0"/>
        <w:adjustRightInd w:val="0"/>
        <w:ind w:firstLine="0"/>
        <w:jc w:val="left"/>
        <w:rPr>
          <w:rFonts w:ascii="Monaco" w:hAnsi="Monaco" w:cs="Monaco"/>
          <w:sz w:val="16"/>
          <w:lang w:val="en-US" w:eastAsia="en-US"/>
        </w:rPr>
      </w:pPr>
      <w:r w:rsidRPr="004D33A0">
        <w:rPr>
          <w:rFonts w:ascii="Monaco" w:hAnsi="Monaco" w:cs="Monaco"/>
          <w:color w:val="000000"/>
          <w:sz w:val="16"/>
          <w:lang w:val="en-US" w:eastAsia="en-US"/>
        </w:rPr>
        <w:tab/>
      </w:r>
    </w:p>
    <w:p w:rsidR="004D33A0" w:rsidRPr="004D33A0" w:rsidRDefault="006B4A03" w:rsidP="004D33A0">
      <w:pPr>
        <w:widowControl w:val="0"/>
        <w:autoSpaceDE w:val="0"/>
        <w:autoSpaceDN w:val="0"/>
        <w:adjustRightInd w:val="0"/>
        <w:ind w:firstLine="0"/>
        <w:jc w:val="left"/>
        <w:rPr>
          <w:rFonts w:ascii="Monaco" w:hAnsi="Monaco" w:cs="Monaco"/>
          <w:sz w:val="16"/>
          <w:lang w:val="en-US" w:eastAsia="en-US"/>
        </w:rPr>
      </w:pPr>
      <w:r>
        <w:rPr>
          <w:rFonts w:ascii="Monaco" w:hAnsi="Monaco" w:cs="Monaco"/>
          <w:color w:val="000000"/>
          <w:sz w:val="16"/>
          <w:lang w:val="en-US" w:eastAsia="en-US"/>
        </w:rPr>
        <w:t xml:space="preserve">  </w:t>
      </w:r>
      <w:r w:rsidR="004D33A0" w:rsidRPr="004D33A0">
        <w:rPr>
          <w:rFonts w:ascii="Monaco" w:hAnsi="Monaco" w:cs="Monaco"/>
          <w:color w:val="646464"/>
          <w:sz w:val="16"/>
          <w:lang w:val="en-US" w:eastAsia="en-US"/>
        </w:rPr>
        <w:t>@PUT</w:t>
      </w:r>
    </w:p>
    <w:p w:rsidR="00B539DD" w:rsidRDefault="004D33A0" w:rsidP="004D33A0">
      <w:pPr>
        <w:widowControl w:val="0"/>
        <w:autoSpaceDE w:val="0"/>
        <w:autoSpaceDN w:val="0"/>
        <w:adjustRightInd w:val="0"/>
        <w:ind w:firstLine="0"/>
        <w:jc w:val="left"/>
        <w:rPr>
          <w:rFonts w:ascii="Monaco" w:hAnsi="Monaco" w:cs="Monaco"/>
          <w:sz w:val="16"/>
          <w:lang w:val="en-US" w:eastAsia="en-US"/>
        </w:rPr>
      </w:pPr>
      <w:r w:rsidRPr="004D33A0">
        <w:rPr>
          <w:rFonts w:ascii="Monaco" w:hAnsi="Monaco" w:cs="Monaco"/>
          <w:color w:val="000000"/>
          <w:sz w:val="16"/>
          <w:lang w:val="en-US" w:eastAsia="en-US"/>
        </w:rPr>
        <w:t xml:space="preserve">  </w:t>
      </w:r>
      <w:proofErr w:type="gramStart"/>
      <w:r w:rsidRPr="004D33A0">
        <w:rPr>
          <w:rFonts w:ascii="Monaco" w:hAnsi="Monaco" w:cs="Monaco"/>
          <w:b/>
          <w:bCs/>
          <w:color w:val="7F0055"/>
          <w:sz w:val="16"/>
          <w:lang w:val="en-US" w:eastAsia="en-US"/>
        </w:rPr>
        <w:t>public</w:t>
      </w:r>
      <w:proofErr w:type="gramEnd"/>
      <w:r w:rsidRPr="004D33A0">
        <w:rPr>
          <w:rFonts w:ascii="Monaco" w:hAnsi="Monaco" w:cs="Monaco"/>
          <w:color w:val="000000"/>
          <w:sz w:val="16"/>
          <w:lang w:val="en-US" w:eastAsia="en-US"/>
        </w:rPr>
        <w:t xml:space="preserve"> </w:t>
      </w:r>
      <w:proofErr w:type="spellStart"/>
      <w:r w:rsidRPr="004D33A0">
        <w:rPr>
          <w:rFonts w:ascii="Monaco" w:hAnsi="Monaco" w:cs="Monaco"/>
          <w:color w:val="000000"/>
          <w:sz w:val="16"/>
          <w:lang w:val="en-US" w:eastAsia="en-US"/>
        </w:rPr>
        <w:t>MessageBean</w:t>
      </w:r>
      <w:proofErr w:type="spellEnd"/>
      <w:r w:rsidRPr="004D33A0">
        <w:rPr>
          <w:rFonts w:ascii="Monaco" w:hAnsi="Monaco" w:cs="Monaco"/>
          <w:color w:val="000000"/>
          <w:sz w:val="16"/>
          <w:lang w:val="en-US" w:eastAsia="en-US"/>
        </w:rPr>
        <w:t xml:space="preserve"> put() {</w:t>
      </w:r>
    </w:p>
    <w:p w:rsidR="004D33A0" w:rsidRPr="004D33A0" w:rsidRDefault="00B539DD" w:rsidP="004D33A0">
      <w:pPr>
        <w:widowControl w:val="0"/>
        <w:autoSpaceDE w:val="0"/>
        <w:autoSpaceDN w:val="0"/>
        <w:adjustRightInd w:val="0"/>
        <w:ind w:firstLine="0"/>
        <w:jc w:val="left"/>
        <w:rPr>
          <w:rFonts w:ascii="Monaco" w:hAnsi="Monaco" w:cs="Monaco"/>
          <w:sz w:val="16"/>
          <w:lang w:val="en-US" w:eastAsia="en-US"/>
        </w:rPr>
      </w:pPr>
      <w:r>
        <w:rPr>
          <w:rFonts w:ascii="Monaco" w:hAnsi="Monaco" w:cs="Monaco"/>
          <w:sz w:val="16"/>
          <w:lang w:val="en-US" w:eastAsia="en-US"/>
        </w:rPr>
        <w:t xml:space="preserve">    </w:t>
      </w:r>
      <w:proofErr w:type="gramStart"/>
      <w:r w:rsidR="004D33A0" w:rsidRPr="004D33A0">
        <w:rPr>
          <w:rFonts w:ascii="Monaco" w:hAnsi="Monaco" w:cs="Monaco"/>
          <w:b/>
          <w:bCs/>
          <w:color w:val="7F0055"/>
          <w:sz w:val="16"/>
          <w:lang w:val="en-US" w:eastAsia="en-US"/>
        </w:rPr>
        <w:t>return</w:t>
      </w:r>
      <w:proofErr w:type="gramEnd"/>
      <w:r w:rsidR="004D33A0" w:rsidRPr="004D33A0">
        <w:rPr>
          <w:rFonts w:ascii="Monaco" w:hAnsi="Monaco" w:cs="Monaco"/>
          <w:color w:val="000000"/>
          <w:sz w:val="16"/>
          <w:lang w:val="en-US" w:eastAsia="en-US"/>
        </w:rPr>
        <w:t xml:space="preserve"> </w:t>
      </w:r>
      <w:r w:rsidR="004D33A0" w:rsidRPr="004D33A0">
        <w:rPr>
          <w:rFonts w:ascii="Monaco" w:hAnsi="Monaco" w:cs="Monaco"/>
          <w:b/>
          <w:bCs/>
          <w:color w:val="7F0055"/>
          <w:sz w:val="16"/>
          <w:lang w:val="en-US" w:eastAsia="en-US"/>
        </w:rPr>
        <w:t>new</w:t>
      </w:r>
      <w:r w:rsidR="004D33A0" w:rsidRPr="004D33A0">
        <w:rPr>
          <w:rFonts w:ascii="Monaco" w:hAnsi="Monaco" w:cs="Monaco"/>
          <w:color w:val="000000"/>
          <w:sz w:val="16"/>
          <w:lang w:val="en-US" w:eastAsia="en-US"/>
        </w:rPr>
        <w:t xml:space="preserve"> </w:t>
      </w:r>
      <w:proofErr w:type="spellStart"/>
      <w:r w:rsidR="004D33A0" w:rsidRPr="004D33A0">
        <w:rPr>
          <w:rFonts w:ascii="Monaco" w:hAnsi="Monaco" w:cs="Monaco"/>
          <w:color w:val="000000"/>
          <w:sz w:val="16"/>
          <w:lang w:val="en-US" w:eastAsia="en-US"/>
        </w:rPr>
        <w:t>MessageBean</w:t>
      </w:r>
      <w:proofErr w:type="spellEnd"/>
      <w:r w:rsidR="004D33A0" w:rsidRPr="004D33A0">
        <w:rPr>
          <w:rFonts w:ascii="Monaco" w:hAnsi="Monaco" w:cs="Monaco"/>
          <w:color w:val="000000"/>
          <w:sz w:val="16"/>
          <w:lang w:val="en-US" w:eastAsia="en-US"/>
        </w:rPr>
        <w:t>(</w:t>
      </w:r>
      <w:r w:rsidR="004D33A0" w:rsidRPr="004D33A0">
        <w:rPr>
          <w:rFonts w:ascii="Monaco" w:hAnsi="Monaco" w:cs="Monaco"/>
          <w:color w:val="2A00FF"/>
          <w:sz w:val="16"/>
          <w:lang w:val="en-US" w:eastAsia="en-US"/>
        </w:rPr>
        <w:t>"PUT /</w:t>
      </w:r>
      <w:proofErr w:type="spellStart"/>
      <w:r w:rsidR="004D33A0" w:rsidRPr="004D33A0">
        <w:rPr>
          <w:rFonts w:ascii="Monaco" w:hAnsi="Monaco" w:cs="Monaco"/>
          <w:color w:val="2A00FF"/>
          <w:sz w:val="16"/>
          <w:lang w:val="en-US" w:eastAsia="en-US"/>
        </w:rPr>
        <w:t>recurso</w:t>
      </w:r>
      <w:proofErr w:type="spellEnd"/>
      <w:r w:rsidR="004D33A0" w:rsidRPr="004D33A0">
        <w:rPr>
          <w:rFonts w:ascii="Monaco" w:hAnsi="Monaco" w:cs="Monaco"/>
          <w:color w:val="2A00FF"/>
          <w:sz w:val="16"/>
          <w:lang w:val="en-US" w:eastAsia="en-US"/>
        </w:rPr>
        <w:t xml:space="preserve"> </w:t>
      </w:r>
      <w:proofErr w:type="spellStart"/>
      <w:r w:rsidR="004D33A0" w:rsidRPr="004D33A0">
        <w:rPr>
          <w:rFonts w:ascii="Monaco" w:hAnsi="Monaco" w:cs="Monaco"/>
          <w:color w:val="2A00FF"/>
          <w:sz w:val="16"/>
          <w:lang w:val="en-US" w:eastAsia="en-US"/>
        </w:rPr>
        <w:t>executado</w:t>
      </w:r>
      <w:proofErr w:type="spellEnd"/>
      <w:r w:rsidR="004D33A0" w:rsidRPr="004D33A0">
        <w:rPr>
          <w:rFonts w:ascii="Monaco" w:hAnsi="Monaco" w:cs="Monaco"/>
          <w:color w:val="2A00FF"/>
          <w:sz w:val="16"/>
          <w:lang w:val="en-US" w:eastAsia="en-US"/>
        </w:rPr>
        <w:t xml:space="preserve"> com </w:t>
      </w:r>
      <w:proofErr w:type="spellStart"/>
      <w:r w:rsidR="004D33A0" w:rsidRPr="004D33A0">
        <w:rPr>
          <w:rFonts w:ascii="Monaco" w:hAnsi="Monaco" w:cs="Monaco"/>
          <w:color w:val="2A00FF"/>
          <w:sz w:val="16"/>
          <w:lang w:val="en-US" w:eastAsia="en-US"/>
        </w:rPr>
        <w:t>sucesso</w:t>
      </w:r>
      <w:proofErr w:type="spellEnd"/>
      <w:r w:rsidR="004D33A0" w:rsidRPr="004D33A0">
        <w:rPr>
          <w:rFonts w:ascii="Monaco" w:hAnsi="Monaco" w:cs="Monaco"/>
          <w:color w:val="2A00FF"/>
          <w:sz w:val="16"/>
          <w:lang w:val="en-US" w:eastAsia="en-US"/>
        </w:rPr>
        <w:t>!"</w:t>
      </w:r>
      <w:r w:rsidR="004D33A0" w:rsidRPr="004D33A0">
        <w:rPr>
          <w:rFonts w:ascii="Monaco" w:hAnsi="Monaco" w:cs="Monaco"/>
          <w:color w:val="000000"/>
          <w:sz w:val="16"/>
          <w:lang w:val="en-US" w:eastAsia="en-US"/>
        </w:rPr>
        <w:t>);</w:t>
      </w:r>
    </w:p>
    <w:p w:rsidR="004D33A0" w:rsidRPr="00E5373D" w:rsidRDefault="00B539DD" w:rsidP="004D33A0">
      <w:pPr>
        <w:widowControl w:val="0"/>
        <w:autoSpaceDE w:val="0"/>
        <w:autoSpaceDN w:val="0"/>
        <w:adjustRightInd w:val="0"/>
        <w:ind w:firstLine="0"/>
        <w:jc w:val="left"/>
        <w:rPr>
          <w:rFonts w:ascii="Monaco" w:hAnsi="Monaco" w:cs="Monaco"/>
          <w:sz w:val="16"/>
          <w:lang w:eastAsia="en-US"/>
        </w:rPr>
      </w:pPr>
      <w:r>
        <w:rPr>
          <w:rFonts w:ascii="Monaco" w:hAnsi="Monaco" w:cs="Monaco"/>
          <w:color w:val="000000"/>
          <w:sz w:val="16"/>
          <w:lang w:val="en-US" w:eastAsia="en-US"/>
        </w:rPr>
        <w:t xml:space="preserve">  </w:t>
      </w:r>
      <w:r w:rsidR="004D33A0" w:rsidRPr="00E5373D">
        <w:rPr>
          <w:rFonts w:ascii="Monaco" w:hAnsi="Monaco" w:cs="Monaco"/>
          <w:color w:val="000000"/>
          <w:sz w:val="16"/>
          <w:lang w:eastAsia="en-US"/>
        </w:rPr>
        <w:t>}</w:t>
      </w:r>
    </w:p>
    <w:p w:rsidR="006B4A03" w:rsidRPr="00E5373D" w:rsidRDefault="004D33A0" w:rsidP="004D33A0">
      <w:pPr>
        <w:widowControl w:val="0"/>
        <w:autoSpaceDE w:val="0"/>
        <w:autoSpaceDN w:val="0"/>
        <w:adjustRightInd w:val="0"/>
        <w:ind w:firstLine="0"/>
        <w:jc w:val="left"/>
        <w:rPr>
          <w:rFonts w:ascii="Monaco" w:hAnsi="Monaco" w:cs="Monaco"/>
          <w:sz w:val="16"/>
          <w:lang w:eastAsia="en-US"/>
        </w:rPr>
      </w:pPr>
      <w:r w:rsidRPr="00E5373D">
        <w:rPr>
          <w:rFonts w:ascii="Monaco" w:hAnsi="Monaco" w:cs="Monaco"/>
          <w:color w:val="000000"/>
          <w:sz w:val="16"/>
          <w:lang w:eastAsia="en-US"/>
        </w:rPr>
        <w:t xml:space="preserve">    </w:t>
      </w:r>
    </w:p>
    <w:p w:rsidR="004D33A0" w:rsidRPr="00E5373D" w:rsidRDefault="006B4A03" w:rsidP="004D33A0">
      <w:pPr>
        <w:widowControl w:val="0"/>
        <w:autoSpaceDE w:val="0"/>
        <w:autoSpaceDN w:val="0"/>
        <w:adjustRightInd w:val="0"/>
        <w:ind w:firstLine="0"/>
        <w:jc w:val="left"/>
        <w:rPr>
          <w:rFonts w:ascii="Monaco" w:hAnsi="Monaco" w:cs="Monaco"/>
          <w:sz w:val="16"/>
          <w:lang w:eastAsia="en-US"/>
        </w:rPr>
      </w:pPr>
      <w:r w:rsidRPr="00E5373D">
        <w:rPr>
          <w:rFonts w:ascii="Monaco" w:hAnsi="Monaco" w:cs="Monaco"/>
          <w:sz w:val="16"/>
          <w:lang w:eastAsia="en-US"/>
        </w:rPr>
        <w:t xml:space="preserve">  </w:t>
      </w:r>
      <w:r w:rsidR="004D33A0" w:rsidRPr="00E5373D">
        <w:rPr>
          <w:rFonts w:ascii="Monaco" w:hAnsi="Monaco" w:cs="Monaco"/>
          <w:color w:val="646464"/>
          <w:sz w:val="16"/>
          <w:lang w:eastAsia="en-US"/>
        </w:rPr>
        <w:t>@DELETE</w:t>
      </w:r>
    </w:p>
    <w:p w:rsidR="004D33A0" w:rsidRPr="00E5373D" w:rsidRDefault="004D33A0" w:rsidP="004D33A0">
      <w:pPr>
        <w:widowControl w:val="0"/>
        <w:autoSpaceDE w:val="0"/>
        <w:autoSpaceDN w:val="0"/>
        <w:adjustRightInd w:val="0"/>
        <w:ind w:firstLine="0"/>
        <w:jc w:val="left"/>
        <w:rPr>
          <w:rFonts w:ascii="Monaco" w:hAnsi="Monaco" w:cs="Monaco"/>
          <w:sz w:val="16"/>
          <w:lang w:eastAsia="en-US"/>
        </w:rPr>
      </w:pPr>
      <w:r w:rsidRPr="00E5373D">
        <w:rPr>
          <w:rFonts w:ascii="Monaco" w:hAnsi="Monaco" w:cs="Monaco"/>
          <w:color w:val="000000"/>
          <w:sz w:val="16"/>
          <w:lang w:eastAsia="en-US"/>
        </w:rPr>
        <w:t xml:space="preserve">  </w:t>
      </w:r>
      <w:proofErr w:type="spellStart"/>
      <w:r w:rsidRPr="00E5373D">
        <w:rPr>
          <w:rFonts w:ascii="Monaco" w:hAnsi="Monaco" w:cs="Monaco"/>
          <w:b/>
          <w:bCs/>
          <w:color w:val="7F0055"/>
          <w:sz w:val="16"/>
          <w:lang w:eastAsia="en-US"/>
        </w:rPr>
        <w:t>public</w:t>
      </w:r>
      <w:proofErr w:type="spellEnd"/>
      <w:r w:rsidRPr="00E5373D">
        <w:rPr>
          <w:rFonts w:ascii="Monaco" w:hAnsi="Monaco" w:cs="Monaco"/>
          <w:color w:val="000000"/>
          <w:sz w:val="16"/>
          <w:lang w:eastAsia="en-US"/>
        </w:rPr>
        <w:t xml:space="preserve"> </w:t>
      </w:r>
      <w:proofErr w:type="spellStart"/>
      <w:r w:rsidRPr="00E5373D">
        <w:rPr>
          <w:rFonts w:ascii="Monaco" w:hAnsi="Monaco" w:cs="Monaco"/>
          <w:color w:val="000000"/>
          <w:sz w:val="16"/>
          <w:lang w:eastAsia="en-US"/>
        </w:rPr>
        <w:t>MessageBean</w:t>
      </w:r>
      <w:proofErr w:type="spellEnd"/>
      <w:r w:rsidRPr="00E5373D">
        <w:rPr>
          <w:rFonts w:ascii="Monaco" w:hAnsi="Monaco" w:cs="Monaco"/>
          <w:color w:val="000000"/>
          <w:sz w:val="16"/>
          <w:lang w:eastAsia="en-US"/>
        </w:rPr>
        <w:t xml:space="preserve"> delete() {</w:t>
      </w:r>
    </w:p>
    <w:p w:rsidR="004D33A0" w:rsidRPr="00E5373D" w:rsidRDefault="00B539DD" w:rsidP="004D33A0">
      <w:pPr>
        <w:widowControl w:val="0"/>
        <w:autoSpaceDE w:val="0"/>
        <w:autoSpaceDN w:val="0"/>
        <w:adjustRightInd w:val="0"/>
        <w:ind w:firstLine="0"/>
        <w:jc w:val="left"/>
        <w:rPr>
          <w:rFonts w:ascii="Monaco" w:hAnsi="Monaco" w:cs="Monaco"/>
          <w:sz w:val="16"/>
          <w:lang w:eastAsia="en-US"/>
        </w:rPr>
      </w:pPr>
      <w:r w:rsidRPr="00E5373D">
        <w:rPr>
          <w:rFonts w:ascii="Monaco" w:hAnsi="Monaco" w:cs="Monaco"/>
          <w:color w:val="000000"/>
          <w:sz w:val="16"/>
          <w:lang w:eastAsia="en-US"/>
        </w:rPr>
        <w:t xml:space="preserve">    </w:t>
      </w:r>
      <w:proofErr w:type="spellStart"/>
      <w:r w:rsidR="004D33A0" w:rsidRPr="00E5373D">
        <w:rPr>
          <w:rFonts w:ascii="Monaco" w:hAnsi="Monaco" w:cs="Monaco"/>
          <w:b/>
          <w:bCs/>
          <w:color w:val="7F0055"/>
          <w:sz w:val="16"/>
          <w:lang w:eastAsia="en-US"/>
        </w:rPr>
        <w:t>return</w:t>
      </w:r>
      <w:proofErr w:type="spellEnd"/>
      <w:r w:rsidR="004D33A0" w:rsidRPr="00E5373D">
        <w:rPr>
          <w:rFonts w:ascii="Monaco" w:hAnsi="Monaco" w:cs="Monaco"/>
          <w:color w:val="000000"/>
          <w:sz w:val="16"/>
          <w:lang w:eastAsia="en-US"/>
        </w:rPr>
        <w:t xml:space="preserve"> </w:t>
      </w:r>
      <w:proofErr w:type="spellStart"/>
      <w:r w:rsidR="004D33A0" w:rsidRPr="00E5373D">
        <w:rPr>
          <w:rFonts w:ascii="Monaco" w:hAnsi="Monaco" w:cs="Monaco"/>
          <w:b/>
          <w:bCs/>
          <w:color w:val="7F0055"/>
          <w:sz w:val="16"/>
          <w:lang w:eastAsia="en-US"/>
        </w:rPr>
        <w:t>new</w:t>
      </w:r>
      <w:proofErr w:type="spellEnd"/>
      <w:r w:rsidR="004D33A0" w:rsidRPr="00E5373D">
        <w:rPr>
          <w:rFonts w:ascii="Monaco" w:hAnsi="Monaco" w:cs="Monaco"/>
          <w:color w:val="000000"/>
          <w:sz w:val="16"/>
          <w:lang w:eastAsia="en-US"/>
        </w:rPr>
        <w:t xml:space="preserve"> </w:t>
      </w:r>
      <w:proofErr w:type="spellStart"/>
      <w:r w:rsidR="004D33A0" w:rsidRPr="00E5373D">
        <w:rPr>
          <w:rFonts w:ascii="Monaco" w:hAnsi="Monaco" w:cs="Monaco"/>
          <w:color w:val="000000"/>
          <w:sz w:val="16"/>
          <w:lang w:eastAsia="en-US"/>
        </w:rPr>
        <w:t>MessageBean</w:t>
      </w:r>
      <w:proofErr w:type="spellEnd"/>
      <w:r w:rsidR="004D33A0" w:rsidRPr="00E5373D">
        <w:rPr>
          <w:rFonts w:ascii="Monaco" w:hAnsi="Monaco" w:cs="Monaco"/>
          <w:color w:val="000000"/>
          <w:sz w:val="16"/>
          <w:lang w:eastAsia="en-US"/>
        </w:rPr>
        <w:t>(</w:t>
      </w:r>
      <w:r w:rsidR="004D33A0" w:rsidRPr="00E5373D">
        <w:rPr>
          <w:rFonts w:ascii="Monaco" w:hAnsi="Monaco" w:cs="Monaco"/>
          <w:color w:val="2A00FF"/>
          <w:sz w:val="16"/>
          <w:lang w:eastAsia="en-US"/>
        </w:rPr>
        <w:t>"DELETE /recurso executado com sucesso!"</w:t>
      </w:r>
      <w:r w:rsidR="004D33A0" w:rsidRPr="00E5373D">
        <w:rPr>
          <w:rFonts w:ascii="Monaco" w:hAnsi="Monaco" w:cs="Monaco"/>
          <w:color w:val="000000"/>
          <w:sz w:val="16"/>
          <w:lang w:eastAsia="en-US"/>
        </w:rPr>
        <w:t>);</w:t>
      </w:r>
    </w:p>
    <w:p w:rsidR="00B539DD" w:rsidRPr="00E5373D" w:rsidRDefault="00B539DD" w:rsidP="004D33A0">
      <w:pPr>
        <w:widowControl w:val="0"/>
        <w:autoSpaceDE w:val="0"/>
        <w:autoSpaceDN w:val="0"/>
        <w:adjustRightInd w:val="0"/>
        <w:ind w:firstLine="0"/>
        <w:jc w:val="left"/>
        <w:rPr>
          <w:rFonts w:ascii="Monaco" w:hAnsi="Monaco" w:cs="Monaco"/>
          <w:color w:val="000000"/>
          <w:sz w:val="16"/>
          <w:lang w:eastAsia="en-US"/>
        </w:rPr>
      </w:pPr>
      <w:r w:rsidRPr="00E5373D">
        <w:rPr>
          <w:rFonts w:ascii="Monaco" w:hAnsi="Monaco" w:cs="Monaco"/>
          <w:color w:val="000000"/>
          <w:sz w:val="16"/>
          <w:lang w:eastAsia="en-US"/>
        </w:rPr>
        <w:t xml:space="preserve">  </w:t>
      </w:r>
      <w:r w:rsidR="004D33A0" w:rsidRPr="00E5373D">
        <w:rPr>
          <w:rFonts w:ascii="Monaco" w:hAnsi="Monaco" w:cs="Monaco"/>
          <w:color w:val="000000"/>
          <w:sz w:val="16"/>
          <w:lang w:eastAsia="en-US"/>
        </w:rPr>
        <w:t>}</w:t>
      </w:r>
    </w:p>
    <w:p w:rsidR="004D33A0" w:rsidRPr="00E5373D" w:rsidRDefault="004D33A0" w:rsidP="004D33A0">
      <w:pPr>
        <w:widowControl w:val="0"/>
        <w:autoSpaceDE w:val="0"/>
        <w:autoSpaceDN w:val="0"/>
        <w:adjustRightInd w:val="0"/>
        <w:ind w:firstLine="0"/>
        <w:jc w:val="left"/>
        <w:rPr>
          <w:rFonts w:ascii="Monaco" w:hAnsi="Monaco" w:cs="Monaco"/>
          <w:sz w:val="16"/>
          <w:lang w:eastAsia="en-US"/>
        </w:rPr>
      </w:pPr>
      <w:r w:rsidRPr="00E5373D">
        <w:rPr>
          <w:rFonts w:ascii="Monaco" w:hAnsi="Monaco" w:cs="Monaco"/>
          <w:color w:val="000000"/>
          <w:sz w:val="16"/>
          <w:lang w:eastAsia="en-US"/>
        </w:rPr>
        <w:t xml:space="preserve">    </w:t>
      </w:r>
    </w:p>
    <w:p w:rsidR="00A77B3E" w:rsidRPr="004D33A0" w:rsidRDefault="004D33A0" w:rsidP="00B539DD">
      <w:pPr>
        <w:ind w:firstLine="0"/>
        <w:rPr>
          <w:rFonts w:ascii="Tahoma" w:hAnsi="Tahoma"/>
          <w:sz w:val="16"/>
        </w:rPr>
      </w:pPr>
      <w:r w:rsidRPr="00E5373D">
        <w:rPr>
          <w:rFonts w:ascii="Monaco" w:hAnsi="Monaco" w:cs="Monaco"/>
          <w:color w:val="000000"/>
          <w:sz w:val="16"/>
          <w:lang w:eastAsia="en-US"/>
        </w:rPr>
        <w:t>}</w:t>
      </w:r>
    </w:p>
    <w:p w:rsidR="00A77B3E" w:rsidRPr="00D93E1C" w:rsidRDefault="00A77B3E" w:rsidP="0039061E">
      <w:pPr>
        <w:rPr>
          <w:rFonts w:ascii="Tahoma" w:hAnsi="Tahoma"/>
          <w:sz w:val="20"/>
        </w:rPr>
      </w:pPr>
    </w:p>
    <w:p w:rsidR="00A77B3E" w:rsidRPr="00D93E1C" w:rsidRDefault="00DE11A0" w:rsidP="00253D38">
      <w:pPr>
        <w:pStyle w:val="Intertitulo2"/>
      </w:pPr>
      <w:r w:rsidRPr="00D93E1C">
        <w:t xml:space="preserve">A aplicação </w:t>
      </w:r>
      <w:proofErr w:type="spellStart"/>
      <w:r w:rsidR="000325E8">
        <w:t>api-consumer</w:t>
      </w:r>
      <w:proofErr w:type="spellEnd"/>
    </w:p>
    <w:p w:rsidR="00A77B3E" w:rsidRPr="00D93E1C" w:rsidRDefault="00253D38" w:rsidP="00253D38">
      <w:r>
        <w:t>N</w:t>
      </w:r>
      <w:r w:rsidR="00DE11A0" w:rsidRPr="00D93E1C">
        <w:t xml:space="preserve">a </w:t>
      </w:r>
      <w:r w:rsidRPr="00253D38">
        <w:rPr>
          <w:b/>
        </w:rPr>
        <w:t>F</w:t>
      </w:r>
      <w:r w:rsidR="00DE11A0" w:rsidRPr="00253D38">
        <w:rPr>
          <w:b/>
        </w:rPr>
        <w:t xml:space="preserve">igura </w:t>
      </w:r>
      <w:r w:rsidR="005E631C">
        <w:rPr>
          <w:b/>
        </w:rPr>
        <w:t>6</w:t>
      </w:r>
      <w:r w:rsidR="00DE11A0" w:rsidRPr="00D93E1C">
        <w:t>, podemos obse</w:t>
      </w:r>
      <w:r w:rsidR="000325E8">
        <w:t>rvar a composição da aplicação</w:t>
      </w:r>
      <w:r w:rsidR="00473255">
        <w:t xml:space="preserve"> </w:t>
      </w:r>
      <w:proofErr w:type="spellStart"/>
      <w:r w:rsidR="00DE11A0" w:rsidRPr="00D93E1C">
        <w:t>api-consumer</w:t>
      </w:r>
      <w:proofErr w:type="spellEnd"/>
      <w:r w:rsidR="00803886">
        <w:t xml:space="preserve">, uma aplicação Java web </w:t>
      </w:r>
      <w:r w:rsidR="008C1293">
        <w:t xml:space="preserve">simples, </w:t>
      </w:r>
      <w:r w:rsidR="00685A41">
        <w:t xml:space="preserve">que fará </w:t>
      </w:r>
      <w:r w:rsidR="008C1293">
        <w:t xml:space="preserve">o </w:t>
      </w:r>
      <w:r w:rsidR="00803886">
        <w:t>consumo dos serviços</w:t>
      </w:r>
      <w:r w:rsidR="00925E88">
        <w:t xml:space="preserve"> disponibilizados pel</w:t>
      </w:r>
      <w:r w:rsidR="00F81B8E">
        <w:t xml:space="preserve">a </w:t>
      </w:r>
      <w:r w:rsidR="00604ED3">
        <w:t xml:space="preserve">aplicação </w:t>
      </w:r>
      <w:proofErr w:type="spellStart"/>
      <w:r w:rsidR="00F81B8E">
        <w:t>api-provider</w:t>
      </w:r>
      <w:proofErr w:type="spellEnd"/>
      <w:r w:rsidR="001D5343">
        <w:t>, simulando o comportamento de uma aplicação cliente.</w:t>
      </w:r>
    </w:p>
    <w:p w:rsidR="00E66170" w:rsidRPr="00E5373D" w:rsidRDefault="00E66170" w:rsidP="0039061E">
      <w:pPr>
        <w:rPr>
          <w:rFonts w:ascii="Tahoma" w:hAnsi="Tahoma"/>
          <w:noProof/>
          <w:sz w:val="20"/>
          <w:lang w:eastAsia="en-US"/>
        </w:rPr>
      </w:pPr>
    </w:p>
    <w:p w:rsidR="00A77B3E" w:rsidRPr="0039061E" w:rsidRDefault="00E66170" w:rsidP="0039061E">
      <w:pPr>
        <w:rPr>
          <w:rFonts w:ascii="Tahoma" w:hAnsi="Tahoma"/>
          <w:sz w:val="20"/>
        </w:rPr>
      </w:pPr>
      <w:r>
        <w:rPr>
          <w:rFonts w:ascii="Tahoma" w:hAnsi="Tahoma"/>
          <w:noProof/>
          <w:sz w:val="20"/>
          <w:lang w:val="en-US" w:eastAsia="en-US"/>
        </w:rPr>
        <w:drawing>
          <wp:inline distT="0" distB="0" distL="0" distR="0">
            <wp:extent cx="2109564" cy="2859828"/>
            <wp:effectExtent l="25400" t="0" r="0" b="0"/>
            <wp:docPr id="8" name="Picture 7" descr="2 - api-consu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 api-consumer.png"/>
                    <pic:cNvPicPr/>
                  </pic:nvPicPr>
                  <pic:blipFill>
                    <a:blip r:embed="rId15"/>
                    <a:stretch>
                      <a:fillRect/>
                    </a:stretch>
                  </pic:blipFill>
                  <pic:spPr>
                    <a:xfrm>
                      <a:off x="0" y="0"/>
                      <a:ext cx="2109564" cy="2859828"/>
                    </a:xfrm>
                    <a:prstGeom prst="rect">
                      <a:avLst/>
                    </a:prstGeom>
                  </pic:spPr>
                </pic:pic>
              </a:graphicData>
            </a:graphic>
          </wp:inline>
        </w:drawing>
      </w:r>
    </w:p>
    <w:p w:rsidR="00A77B3E" w:rsidRPr="00D93E1C" w:rsidRDefault="005E631C" w:rsidP="00253D38">
      <w:pPr>
        <w:pStyle w:val="FiguraLegenda"/>
      </w:pPr>
      <w:r>
        <w:rPr>
          <w:b/>
        </w:rPr>
        <w:t>Figura 6</w:t>
      </w:r>
      <w:r w:rsidR="00253D38" w:rsidRPr="00253D38">
        <w:rPr>
          <w:b/>
        </w:rPr>
        <w:t>.</w:t>
      </w:r>
      <w:r w:rsidR="00DE11A0" w:rsidRPr="00D93E1C">
        <w:t xml:space="preserve"> Estrutura da aplicação </w:t>
      </w:r>
      <w:proofErr w:type="spellStart"/>
      <w:r w:rsidR="000325E8">
        <w:t>api-consumer</w:t>
      </w:r>
      <w:proofErr w:type="spellEnd"/>
      <w:r w:rsidR="00253D38">
        <w:t>.</w:t>
      </w:r>
    </w:p>
    <w:p w:rsidR="00A77B3E" w:rsidRPr="00D93E1C" w:rsidRDefault="00DE11A0" w:rsidP="00253D38">
      <w:r w:rsidRPr="00D93E1C">
        <w:t xml:space="preserve">Esta </w:t>
      </w:r>
      <w:r w:rsidR="000A13C0">
        <w:t>aplicação possui, como elemento significativo</w:t>
      </w:r>
      <w:r w:rsidRPr="00D93E1C">
        <w:t xml:space="preserve"> para o estud</w:t>
      </w:r>
      <w:r w:rsidR="000325E8">
        <w:t xml:space="preserve">o de caso, a página </w:t>
      </w:r>
      <w:r w:rsidR="000325E8" w:rsidRPr="000325E8">
        <w:rPr>
          <w:i/>
        </w:rPr>
        <w:t>index.html</w:t>
      </w:r>
      <w:r w:rsidRPr="00D93E1C">
        <w:t>.</w:t>
      </w:r>
    </w:p>
    <w:p w:rsidR="00A77B3E" w:rsidRPr="00D93E1C" w:rsidRDefault="00DE11A0" w:rsidP="00253D38">
      <w:r w:rsidRPr="00D93E1C">
        <w:t>Repare que os elementos que compõe</w:t>
      </w:r>
      <w:r w:rsidR="000325E8">
        <w:t>m</w:t>
      </w:r>
      <w:r w:rsidRPr="00D93E1C">
        <w:t xml:space="preserve"> a aplicação são estáticos, pois estamos simulando um site ou aplicação onde a lógica de consumo dos </w:t>
      </w:r>
      <w:r w:rsidR="00877A91">
        <w:t>w</w:t>
      </w:r>
      <w:r w:rsidRPr="00D93E1C">
        <w:t xml:space="preserve">eb </w:t>
      </w:r>
      <w:proofErr w:type="spellStart"/>
      <w:r w:rsidR="00877A91">
        <w:t>s</w:t>
      </w:r>
      <w:r w:rsidRPr="00D93E1C">
        <w:t>e</w:t>
      </w:r>
      <w:r w:rsidR="000325E8">
        <w:t>rvices</w:t>
      </w:r>
      <w:proofErr w:type="spellEnd"/>
      <w:r w:rsidR="000325E8">
        <w:t xml:space="preserve"> </w:t>
      </w:r>
      <w:r w:rsidR="0008170A">
        <w:t xml:space="preserve">acontece no navegador do usuário final através de scripts escritos em </w:t>
      </w:r>
      <w:proofErr w:type="spellStart"/>
      <w:r w:rsidR="0008170A">
        <w:t>JavaScript</w:t>
      </w:r>
      <w:proofErr w:type="spellEnd"/>
      <w:r w:rsidRPr="00D93E1C">
        <w:t>.</w:t>
      </w:r>
    </w:p>
    <w:p w:rsidR="00A77B3E" w:rsidRPr="00D93E1C" w:rsidRDefault="000325E8" w:rsidP="00253D38">
      <w:r>
        <w:t xml:space="preserve">A página </w:t>
      </w:r>
      <w:r w:rsidR="00DE11A0" w:rsidRPr="000325E8">
        <w:rPr>
          <w:i/>
        </w:rPr>
        <w:t>index.html</w:t>
      </w:r>
      <w:r w:rsidR="00DE11A0" w:rsidRPr="00D93E1C">
        <w:t xml:space="preserve">, cujo código-fonte é apresentado na </w:t>
      </w:r>
      <w:r w:rsidR="00421D71" w:rsidRPr="00877A91">
        <w:rPr>
          <w:b/>
        </w:rPr>
        <w:t>Listagem</w:t>
      </w:r>
      <w:r w:rsidR="00DE11A0" w:rsidRPr="00877A91">
        <w:rPr>
          <w:b/>
        </w:rPr>
        <w:t xml:space="preserve"> 5</w:t>
      </w:r>
      <w:r w:rsidR="00DE11A0" w:rsidRPr="00D93E1C">
        <w:t xml:space="preserve">, será responsável por disparar as requisições AJAX na tentativa de fazer o consumo dos </w:t>
      </w:r>
      <w:r w:rsidR="00877A91">
        <w:t>w</w:t>
      </w:r>
      <w:r w:rsidR="00DE11A0" w:rsidRPr="00D93E1C">
        <w:t xml:space="preserve">eb </w:t>
      </w:r>
      <w:proofErr w:type="spellStart"/>
      <w:r w:rsidR="00877A91">
        <w:t>s</w:t>
      </w:r>
      <w:r w:rsidR="00DE11A0" w:rsidRPr="00D93E1C">
        <w:t>ervices</w:t>
      </w:r>
      <w:proofErr w:type="spellEnd"/>
      <w:r w:rsidR="00DE11A0" w:rsidRPr="00D93E1C">
        <w:t>.</w:t>
      </w:r>
    </w:p>
    <w:p w:rsidR="00A77B3E" w:rsidRDefault="00A77B3E" w:rsidP="00253D38"/>
    <w:p w:rsidR="00253D38" w:rsidRPr="00D93E1C" w:rsidRDefault="00253D38" w:rsidP="00253D38">
      <w:pPr>
        <w:pStyle w:val="ListagemTitulo"/>
      </w:pPr>
      <w:r w:rsidRPr="00253D38">
        <w:rPr>
          <w:b/>
        </w:rPr>
        <w:t>Listagem 5.</w:t>
      </w:r>
      <w:r w:rsidRPr="00D93E1C">
        <w:t xml:space="preserve"> </w:t>
      </w:r>
      <w:r>
        <w:t>I</w:t>
      </w:r>
      <w:r w:rsidRPr="00D93E1C">
        <w:t>mplementação da página index.html</w:t>
      </w:r>
      <w:r>
        <w:t>.</w:t>
      </w:r>
    </w:p>
    <w:p w:rsidR="000A4075" w:rsidRPr="000A4075" w:rsidRDefault="000A4075" w:rsidP="000A4075">
      <w:pPr>
        <w:widowControl w:val="0"/>
        <w:autoSpaceDE w:val="0"/>
        <w:autoSpaceDN w:val="0"/>
        <w:adjustRightInd w:val="0"/>
        <w:ind w:firstLine="0"/>
        <w:jc w:val="left"/>
        <w:rPr>
          <w:rFonts w:ascii="Monaco" w:hAnsi="Monaco" w:cs="Monaco"/>
          <w:sz w:val="14"/>
          <w:szCs w:val="22"/>
          <w:lang w:val="en-US" w:eastAsia="en-US"/>
        </w:rPr>
      </w:pPr>
      <w:r w:rsidRPr="000A4075">
        <w:rPr>
          <w:rFonts w:ascii="Monaco" w:hAnsi="Monaco" w:cs="Monaco"/>
          <w:color w:val="0000FF"/>
          <w:sz w:val="14"/>
          <w:szCs w:val="22"/>
          <w:highlight w:val="white"/>
          <w:lang w:val="en-US" w:eastAsia="en-US"/>
        </w:rPr>
        <w:t>&lt;</w:t>
      </w:r>
      <w:proofErr w:type="gramStart"/>
      <w:r w:rsidRPr="000A4075">
        <w:rPr>
          <w:rFonts w:ascii="Monaco" w:hAnsi="Monaco" w:cs="Monaco"/>
          <w:color w:val="0000FF"/>
          <w:sz w:val="14"/>
          <w:szCs w:val="22"/>
          <w:highlight w:val="white"/>
          <w:lang w:val="en-US" w:eastAsia="en-US"/>
        </w:rPr>
        <w:t>!DOCTYPE</w:t>
      </w:r>
      <w:proofErr w:type="gramEnd"/>
      <w:r w:rsidRPr="000A4075">
        <w:rPr>
          <w:rFonts w:ascii="Monaco" w:hAnsi="Monaco" w:cs="Monaco"/>
          <w:sz w:val="14"/>
          <w:szCs w:val="22"/>
          <w:highlight w:val="white"/>
          <w:lang w:val="en-US" w:eastAsia="en-US"/>
        </w:rPr>
        <w:t xml:space="preserve"> </w:t>
      </w:r>
      <w:r w:rsidRPr="000A4075">
        <w:rPr>
          <w:rFonts w:ascii="Monaco" w:hAnsi="Monaco" w:cs="Monaco"/>
          <w:color w:val="FF0000"/>
          <w:sz w:val="14"/>
          <w:szCs w:val="22"/>
          <w:highlight w:val="white"/>
          <w:lang w:val="en-US" w:eastAsia="en-US"/>
        </w:rPr>
        <w:t>html</w:t>
      </w:r>
      <w:r w:rsidRPr="000A4075">
        <w:rPr>
          <w:rFonts w:ascii="Monaco" w:hAnsi="Monaco" w:cs="Monaco"/>
          <w:sz w:val="14"/>
          <w:szCs w:val="22"/>
          <w:highlight w:val="white"/>
          <w:lang w:val="en-US" w:eastAsia="en-US"/>
        </w:rPr>
        <w:t xml:space="preserve"> </w:t>
      </w:r>
      <w:r w:rsidRPr="000A4075">
        <w:rPr>
          <w:rFonts w:ascii="Monaco" w:hAnsi="Monaco" w:cs="Monaco"/>
          <w:color w:val="000080"/>
          <w:sz w:val="14"/>
          <w:szCs w:val="22"/>
          <w:highlight w:val="white"/>
          <w:lang w:val="en-US" w:eastAsia="en-US"/>
        </w:rPr>
        <w:t>PUBLIC</w:t>
      </w:r>
      <w:r w:rsidRPr="000A4075">
        <w:rPr>
          <w:rFonts w:ascii="Monaco" w:hAnsi="Monaco" w:cs="Monaco"/>
          <w:sz w:val="14"/>
          <w:szCs w:val="22"/>
          <w:highlight w:val="white"/>
          <w:lang w:val="en-US" w:eastAsia="en-US"/>
        </w:rPr>
        <w:t xml:space="preserve"> </w:t>
      </w:r>
      <w:r w:rsidRPr="000A4075">
        <w:rPr>
          <w:rFonts w:ascii="Monaco" w:hAnsi="Monaco" w:cs="Monaco"/>
          <w:color w:val="000000"/>
          <w:sz w:val="14"/>
          <w:szCs w:val="22"/>
          <w:highlight w:val="white"/>
          <w:lang w:val="en-US" w:eastAsia="en-US"/>
        </w:rPr>
        <w:t>"</w:t>
      </w:r>
      <w:r w:rsidRPr="000A4075">
        <w:rPr>
          <w:rFonts w:ascii="Monaco" w:hAnsi="Monaco" w:cs="Monaco"/>
          <w:color w:val="0000FF"/>
          <w:sz w:val="14"/>
          <w:szCs w:val="22"/>
          <w:highlight w:val="white"/>
          <w:lang w:val="en-US" w:eastAsia="en-US"/>
        </w:rPr>
        <w:t>-//W3C//DTD XHTML 1.0 Transitional//EN</w:t>
      </w:r>
      <w:r w:rsidRPr="000A4075">
        <w:rPr>
          <w:rFonts w:ascii="Monaco" w:hAnsi="Monaco" w:cs="Monaco"/>
          <w:color w:val="000000"/>
          <w:sz w:val="14"/>
          <w:szCs w:val="22"/>
          <w:highlight w:val="white"/>
          <w:lang w:val="en-US" w:eastAsia="en-US"/>
        </w:rPr>
        <w:t>"</w:t>
      </w:r>
      <w:r w:rsidRPr="000A4075">
        <w:rPr>
          <w:rFonts w:ascii="Monaco" w:hAnsi="Monaco" w:cs="Monaco"/>
          <w:sz w:val="14"/>
          <w:szCs w:val="22"/>
          <w:highlight w:val="white"/>
          <w:lang w:val="en-US" w:eastAsia="en-US"/>
        </w:rPr>
        <w:t xml:space="preserve"> </w:t>
      </w:r>
      <w:r w:rsidRPr="000A4075">
        <w:rPr>
          <w:rFonts w:ascii="Monaco" w:hAnsi="Monaco" w:cs="Monaco"/>
          <w:color w:val="000000"/>
          <w:sz w:val="14"/>
          <w:szCs w:val="22"/>
          <w:highlight w:val="white"/>
          <w:lang w:val="en-US" w:eastAsia="en-US"/>
        </w:rPr>
        <w:t>"</w:t>
      </w:r>
      <w:r w:rsidRPr="000A4075">
        <w:rPr>
          <w:rFonts w:ascii="Monaco" w:hAnsi="Monaco" w:cs="Monaco"/>
          <w:color w:val="0000FF"/>
          <w:sz w:val="14"/>
          <w:szCs w:val="22"/>
          <w:highlight w:val="white"/>
          <w:lang w:val="en-US" w:eastAsia="en-US"/>
        </w:rPr>
        <w:t>http://www.w3.org/TR/xhtml1/DTD/xhtml1-transitional.dtd</w:t>
      </w:r>
      <w:r w:rsidRPr="000A4075">
        <w:rPr>
          <w:rFonts w:ascii="Monaco" w:hAnsi="Monaco" w:cs="Monaco"/>
          <w:color w:val="000000"/>
          <w:sz w:val="14"/>
          <w:szCs w:val="22"/>
          <w:highlight w:val="white"/>
          <w:lang w:val="en-US" w:eastAsia="en-US"/>
        </w:rPr>
        <w:t>"</w:t>
      </w:r>
      <w:r w:rsidRPr="000A4075">
        <w:rPr>
          <w:rFonts w:ascii="Monaco" w:hAnsi="Monaco" w:cs="Monaco"/>
          <w:color w:val="0000FF"/>
          <w:sz w:val="14"/>
          <w:szCs w:val="22"/>
          <w:highlight w:val="white"/>
          <w:lang w:val="en-US" w:eastAsia="en-US"/>
        </w:rPr>
        <w:t>&gt;</w:t>
      </w:r>
    </w:p>
    <w:p w:rsidR="000A4075" w:rsidRPr="000A4075" w:rsidRDefault="000A4075" w:rsidP="000A4075">
      <w:pPr>
        <w:widowControl w:val="0"/>
        <w:autoSpaceDE w:val="0"/>
        <w:autoSpaceDN w:val="0"/>
        <w:adjustRightInd w:val="0"/>
        <w:ind w:firstLine="0"/>
        <w:jc w:val="left"/>
        <w:rPr>
          <w:rFonts w:ascii="Monaco" w:hAnsi="Monaco" w:cs="Monaco"/>
          <w:sz w:val="14"/>
          <w:szCs w:val="22"/>
          <w:lang w:val="en-US" w:eastAsia="en-US"/>
        </w:rPr>
      </w:pPr>
      <w:r w:rsidRPr="000A4075">
        <w:rPr>
          <w:rFonts w:ascii="Monaco" w:hAnsi="Monaco" w:cs="Monaco"/>
          <w:color w:val="0000FF"/>
          <w:sz w:val="14"/>
          <w:szCs w:val="22"/>
          <w:highlight w:val="white"/>
          <w:lang w:val="en-US" w:eastAsia="en-US"/>
        </w:rPr>
        <w:t>&lt;</w:t>
      </w:r>
      <w:r w:rsidRPr="000A4075">
        <w:rPr>
          <w:rFonts w:ascii="Monaco" w:hAnsi="Monaco" w:cs="Monaco"/>
          <w:color w:val="A31515"/>
          <w:sz w:val="14"/>
          <w:szCs w:val="22"/>
          <w:highlight w:val="white"/>
          <w:lang w:val="en-US" w:eastAsia="en-US"/>
        </w:rPr>
        <w:t>html</w:t>
      </w:r>
      <w:r w:rsidRPr="000A4075">
        <w:rPr>
          <w:rFonts w:ascii="Monaco" w:hAnsi="Monaco" w:cs="Monaco"/>
          <w:sz w:val="14"/>
          <w:szCs w:val="22"/>
          <w:highlight w:val="white"/>
          <w:lang w:val="en-US" w:eastAsia="en-US"/>
        </w:rPr>
        <w:t xml:space="preserve"> </w:t>
      </w:r>
      <w:proofErr w:type="spellStart"/>
      <w:r w:rsidRPr="000A4075">
        <w:rPr>
          <w:rFonts w:ascii="Monaco" w:hAnsi="Monaco" w:cs="Monaco"/>
          <w:color w:val="FF0000"/>
          <w:sz w:val="14"/>
          <w:szCs w:val="22"/>
          <w:highlight w:val="white"/>
          <w:lang w:val="en-US" w:eastAsia="en-US"/>
        </w:rPr>
        <w:t>xmlns</w:t>
      </w:r>
      <w:proofErr w:type="spellEnd"/>
      <w:r w:rsidRPr="000A4075">
        <w:rPr>
          <w:rFonts w:ascii="Monaco" w:hAnsi="Monaco" w:cs="Monaco"/>
          <w:color w:val="000000"/>
          <w:sz w:val="14"/>
          <w:szCs w:val="22"/>
          <w:highlight w:val="white"/>
          <w:lang w:val="en-US" w:eastAsia="en-US"/>
        </w:rPr>
        <w:t>="</w:t>
      </w:r>
      <w:r w:rsidRPr="000A4075">
        <w:rPr>
          <w:rFonts w:ascii="Monaco" w:hAnsi="Monaco" w:cs="Monaco"/>
          <w:color w:val="0000FF"/>
          <w:sz w:val="14"/>
          <w:szCs w:val="22"/>
          <w:highlight w:val="white"/>
          <w:lang w:val="en-US" w:eastAsia="en-US"/>
        </w:rPr>
        <w:t>http://www.w3.org/1999/xhtml</w:t>
      </w:r>
      <w:r w:rsidRPr="000A4075">
        <w:rPr>
          <w:rFonts w:ascii="Monaco" w:hAnsi="Monaco" w:cs="Monaco"/>
          <w:color w:val="000000"/>
          <w:sz w:val="14"/>
          <w:szCs w:val="22"/>
          <w:highlight w:val="white"/>
          <w:lang w:val="en-US" w:eastAsia="en-US"/>
        </w:rPr>
        <w:t>"</w:t>
      </w:r>
      <w:r w:rsidRPr="000A4075">
        <w:rPr>
          <w:rFonts w:ascii="Monaco" w:hAnsi="Monaco" w:cs="Monaco"/>
          <w:color w:val="0000FF"/>
          <w:sz w:val="14"/>
          <w:szCs w:val="22"/>
          <w:highlight w:val="white"/>
          <w:lang w:val="en-US" w:eastAsia="en-US"/>
        </w:rPr>
        <w:t>&gt;</w:t>
      </w:r>
    </w:p>
    <w:p w:rsidR="000A4075" w:rsidRPr="000A4075" w:rsidRDefault="000A4075" w:rsidP="000A4075">
      <w:pPr>
        <w:widowControl w:val="0"/>
        <w:autoSpaceDE w:val="0"/>
        <w:autoSpaceDN w:val="0"/>
        <w:adjustRightInd w:val="0"/>
        <w:ind w:firstLine="0"/>
        <w:jc w:val="left"/>
        <w:rPr>
          <w:rFonts w:ascii="Monaco" w:hAnsi="Monaco" w:cs="Monaco"/>
          <w:sz w:val="14"/>
          <w:szCs w:val="22"/>
          <w:lang w:val="en-US" w:eastAsia="en-US"/>
        </w:rPr>
      </w:pPr>
      <w:r w:rsidRPr="000A4075">
        <w:rPr>
          <w:rFonts w:ascii="Monaco" w:hAnsi="Monaco" w:cs="Monaco"/>
          <w:color w:val="0000FF"/>
          <w:sz w:val="14"/>
          <w:szCs w:val="22"/>
          <w:highlight w:val="white"/>
          <w:lang w:val="en-US" w:eastAsia="en-US"/>
        </w:rPr>
        <w:t>&lt;</w:t>
      </w:r>
      <w:proofErr w:type="gramStart"/>
      <w:r w:rsidRPr="000A4075">
        <w:rPr>
          <w:rFonts w:ascii="Monaco" w:hAnsi="Monaco" w:cs="Monaco"/>
          <w:color w:val="A31515"/>
          <w:sz w:val="14"/>
          <w:szCs w:val="22"/>
          <w:highlight w:val="white"/>
          <w:lang w:val="en-US" w:eastAsia="en-US"/>
        </w:rPr>
        <w:t>head</w:t>
      </w:r>
      <w:proofErr w:type="gramEnd"/>
      <w:r w:rsidRPr="000A4075">
        <w:rPr>
          <w:rFonts w:ascii="Monaco" w:hAnsi="Monaco" w:cs="Monaco"/>
          <w:color w:val="0000FF"/>
          <w:sz w:val="14"/>
          <w:szCs w:val="22"/>
          <w:highlight w:val="white"/>
          <w:lang w:val="en-US" w:eastAsia="en-US"/>
        </w:rPr>
        <w:t>&gt;</w:t>
      </w:r>
    </w:p>
    <w:p w:rsidR="000A4075" w:rsidRPr="000A4075" w:rsidRDefault="000A4075" w:rsidP="000A4075">
      <w:pPr>
        <w:widowControl w:val="0"/>
        <w:autoSpaceDE w:val="0"/>
        <w:autoSpaceDN w:val="0"/>
        <w:adjustRightInd w:val="0"/>
        <w:ind w:firstLine="0"/>
        <w:jc w:val="left"/>
        <w:rPr>
          <w:rFonts w:ascii="Monaco" w:hAnsi="Monaco" w:cs="Monaco"/>
          <w:sz w:val="14"/>
          <w:szCs w:val="22"/>
          <w:lang w:val="en-US" w:eastAsia="en-US"/>
        </w:rPr>
      </w:pPr>
      <w:r w:rsidRPr="000A4075">
        <w:rPr>
          <w:rFonts w:ascii="Monaco" w:hAnsi="Monaco" w:cs="Monaco"/>
          <w:color w:val="000000"/>
          <w:sz w:val="14"/>
          <w:szCs w:val="22"/>
          <w:highlight w:val="white"/>
          <w:lang w:val="en-US" w:eastAsia="en-US"/>
        </w:rPr>
        <w:t xml:space="preserve">  </w:t>
      </w:r>
      <w:r w:rsidRPr="000A4075">
        <w:rPr>
          <w:rFonts w:ascii="Monaco" w:hAnsi="Monaco" w:cs="Monaco"/>
          <w:color w:val="0000FF"/>
          <w:sz w:val="14"/>
          <w:szCs w:val="22"/>
          <w:highlight w:val="white"/>
          <w:lang w:val="en-US" w:eastAsia="en-US"/>
        </w:rPr>
        <w:t>&lt;</w:t>
      </w:r>
      <w:proofErr w:type="gramStart"/>
      <w:r w:rsidRPr="000A4075">
        <w:rPr>
          <w:rFonts w:ascii="Monaco" w:hAnsi="Monaco" w:cs="Monaco"/>
          <w:color w:val="A31515"/>
          <w:sz w:val="14"/>
          <w:szCs w:val="22"/>
          <w:highlight w:val="white"/>
          <w:lang w:val="en-US" w:eastAsia="en-US"/>
        </w:rPr>
        <w:t>meta</w:t>
      </w:r>
      <w:proofErr w:type="gramEnd"/>
      <w:r w:rsidRPr="000A4075">
        <w:rPr>
          <w:rFonts w:ascii="Monaco" w:hAnsi="Monaco" w:cs="Monaco"/>
          <w:sz w:val="14"/>
          <w:szCs w:val="22"/>
          <w:highlight w:val="white"/>
          <w:lang w:val="en-US" w:eastAsia="en-US"/>
        </w:rPr>
        <w:t xml:space="preserve"> </w:t>
      </w:r>
      <w:r w:rsidRPr="000A4075">
        <w:rPr>
          <w:rFonts w:ascii="Monaco" w:hAnsi="Monaco" w:cs="Monaco"/>
          <w:color w:val="FF0000"/>
          <w:sz w:val="14"/>
          <w:szCs w:val="22"/>
          <w:highlight w:val="white"/>
          <w:lang w:val="en-US" w:eastAsia="en-US"/>
        </w:rPr>
        <w:t>http-equiv</w:t>
      </w:r>
      <w:r w:rsidRPr="000A4075">
        <w:rPr>
          <w:rFonts w:ascii="Monaco" w:hAnsi="Monaco" w:cs="Monaco"/>
          <w:color w:val="000000"/>
          <w:sz w:val="14"/>
          <w:szCs w:val="22"/>
          <w:highlight w:val="white"/>
          <w:lang w:val="en-US" w:eastAsia="en-US"/>
        </w:rPr>
        <w:t>="</w:t>
      </w:r>
      <w:r w:rsidRPr="000A4075">
        <w:rPr>
          <w:rFonts w:ascii="Monaco" w:hAnsi="Monaco" w:cs="Monaco"/>
          <w:color w:val="0000FF"/>
          <w:sz w:val="14"/>
          <w:szCs w:val="22"/>
          <w:highlight w:val="white"/>
          <w:lang w:val="en-US" w:eastAsia="en-US"/>
        </w:rPr>
        <w:t>Content-type</w:t>
      </w:r>
      <w:r w:rsidRPr="000A4075">
        <w:rPr>
          <w:rFonts w:ascii="Monaco" w:hAnsi="Monaco" w:cs="Monaco"/>
          <w:color w:val="000000"/>
          <w:sz w:val="14"/>
          <w:szCs w:val="22"/>
          <w:highlight w:val="white"/>
          <w:lang w:val="en-US" w:eastAsia="en-US"/>
        </w:rPr>
        <w:t>"</w:t>
      </w:r>
      <w:r w:rsidRPr="000A4075">
        <w:rPr>
          <w:rFonts w:ascii="Monaco" w:hAnsi="Monaco" w:cs="Monaco"/>
          <w:sz w:val="14"/>
          <w:szCs w:val="22"/>
          <w:highlight w:val="white"/>
          <w:lang w:val="en-US" w:eastAsia="en-US"/>
        </w:rPr>
        <w:t xml:space="preserve"> </w:t>
      </w:r>
      <w:r w:rsidRPr="000A4075">
        <w:rPr>
          <w:rFonts w:ascii="Monaco" w:hAnsi="Monaco" w:cs="Monaco"/>
          <w:color w:val="FF0000"/>
          <w:sz w:val="14"/>
          <w:szCs w:val="22"/>
          <w:highlight w:val="white"/>
          <w:lang w:val="en-US" w:eastAsia="en-US"/>
        </w:rPr>
        <w:t>content</w:t>
      </w:r>
      <w:r w:rsidRPr="000A4075">
        <w:rPr>
          <w:rFonts w:ascii="Monaco" w:hAnsi="Monaco" w:cs="Monaco"/>
          <w:color w:val="000000"/>
          <w:sz w:val="14"/>
          <w:szCs w:val="22"/>
          <w:highlight w:val="white"/>
          <w:lang w:val="en-US" w:eastAsia="en-US"/>
        </w:rPr>
        <w:t>="</w:t>
      </w:r>
      <w:r w:rsidRPr="000A4075">
        <w:rPr>
          <w:rFonts w:ascii="Monaco" w:hAnsi="Monaco" w:cs="Monaco"/>
          <w:color w:val="0000FF"/>
          <w:sz w:val="14"/>
          <w:szCs w:val="22"/>
          <w:highlight w:val="white"/>
          <w:lang w:val="en-US" w:eastAsia="en-US"/>
        </w:rPr>
        <w:t>text/html; charset=UTF-8</w:t>
      </w:r>
      <w:r w:rsidRPr="000A4075">
        <w:rPr>
          <w:rFonts w:ascii="Monaco" w:hAnsi="Monaco" w:cs="Monaco"/>
          <w:color w:val="000000"/>
          <w:sz w:val="14"/>
          <w:szCs w:val="22"/>
          <w:highlight w:val="white"/>
          <w:lang w:val="en-US" w:eastAsia="en-US"/>
        </w:rPr>
        <w:t>"</w:t>
      </w:r>
      <w:r w:rsidRPr="000A4075">
        <w:rPr>
          <w:rFonts w:ascii="Monaco" w:hAnsi="Monaco" w:cs="Monaco"/>
          <w:sz w:val="14"/>
          <w:szCs w:val="22"/>
          <w:highlight w:val="white"/>
          <w:lang w:val="en-US" w:eastAsia="en-US"/>
        </w:rPr>
        <w:t xml:space="preserve"> </w:t>
      </w:r>
      <w:r w:rsidRPr="000A4075">
        <w:rPr>
          <w:rFonts w:ascii="Monaco" w:hAnsi="Monaco" w:cs="Monaco"/>
          <w:color w:val="0000FF"/>
          <w:sz w:val="14"/>
          <w:szCs w:val="22"/>
          <w:highlight w:val="white"/>
          <w:lang w:val="en-US" w:eastAsia="en-US"/>
        </w:rPr>
        <w:t>/&gt;</w:t>
      </w:r>
    </w:p>
    <w:p w:rsidR="000A4075" w:rsidRPr="000A4075" w:rsidRDefault="000A4075" w:rsidP="000A4075">
      <w:pPr>
        <w:widowControl w:val="0"/>
        <w:autoSpaceDE w:val="0"/>
        <w:autoSpaceDN w:val="0"/>
        <w:adjustRightInd w:val="0"/>
        <w:ind w:firstLine="0"/>
        <w:jc w:val="left"/>
        <w:rPr>
          <w:rFonts w:ascii="Monaco" w:hAnsi="Monaco" w:cs="Monaco"/>
          <w:sz w:val="14"/>
          <w:szCs w:val="22"/>
          <w:lang w:val="en-US" w:eastAsia="en-US"/>
        </w:rPr>
      </w:pPr>
    </w:p>
    <w:p w:rsidR="000A4075" w:rsidRPr="000A4075" w:rsidRDefault="000A4075" w:rsidP="000A4075">
      <w:pPr>
        <w:widowControl w:val="0"/>
        <w:autoSpaceDE w:val="0"/>
        <w:autoSpaceDN w:val="0"/>
        <w:adjustRightInd w:val="0"/>
        <w:ind w:firstLine="0"/>
        <w:jc w:val="left"/>
        <w:rPr>
          <w:rFonts w:ascii="Monaco" w:hAnsi="Monaco" w:cs="Monaco"/>
          <w:sz w:val="14"/>
          <w:szCs w:val="22"/>
          <w:lang w:val="en-US" w:eastAsia="en-US"/>
        </w:rPr>
      </w:pPr>
      <w:r w:rsidRPr="000A4075">
        <w:rPr>
          <w:rFonts w:ascii="Monaco" w:hAnsi="Monaco" w:cs="Monaco"/>
          <w:color w:val="000000"/>
          <w:sz w:val="14"/>
          <w:szCs w:val="22"/>
          <w:highlight w:val="white"/>
          <w:lang w:val="en-US" w:eastAsia="en-US"/>
        </w:rPr>
        <w:t xml:space="preserve">  </w:t>
      </w:r>
      <w:r w:rsidRPr="000A4075">
        <w:rPr>
          <w:rFonts w:ascii="Monaco" w:hAnsi="Monaco" w:cs="Monaco"/>
          <w:color w:val="0000FF"/>
          <w:sz w:val="14"/>
          <w:szCs w:val="22"/>
          <w:highlight w:val="white"/>
          <w:lang w:val="en-US" w:eastAsia="en-US"/>
        </w:rPr>
        <w:t>&lt;</w:t>
      </w:r>
      <w:r w:rsidRPr="000A4075">
        <w:rPr>
          <w:rFonts w:ascii="Monaco" w:hAnsi="Monaco" w:cs="Monaco"/>
          <w:color w:val="A31515"/>
          <w:sz w:val="14"/>
          <w:szCs w:val="22"/>
          <w:highlight w:val="white"/>
          <w:lang w:val="en-US" w:eastAsia="en-US"/>
        </w:rPr>
        <w:t>script</w:t>
      </w:r>
      <w:r w:rsidRPr="000A4075">
        <w:rPr>
          <w:rFonts w:ascii="Monaco" w:hAnsi="Monaco" w:cs="Monaco"/>
          <w:sz w:val="14"/>
          <w:szCs w:val="22"/>
          <w:highlight w:val="white"/>
          <w:lang w:val="en-US" w:eastAsia="en-US"/>
        </w:rPr>
        <w:t xml:space="preserve"> </w:t>
      </w:r>
      <w:r w:rsidRPr="000A4075">
        <w:rPr>
          <w:rFonts w:ascii="Monaco" w:hAnsi="Monaco" w:cs="Monaco"/>
          <w:color w:val="FF0000"/>
          <w:sz w:val="14"/>
          <w:szCs w:val="22"/>
          <w:highlight w:val="white"/>
          <w:lang w:val="en-US" w:eastAsia="en-US"/>
        </w:rPr>
        <w:t>type</w:t>
      </w:r>
      <w:r w:rsidRPr="000A4075">
        <w:rPr>
          <w:rFonts w:ascii="Monaco" w:hAnsi="Monaco" w:cs="Monaco"/>
          <w:color w:val="000000"/>
          <w:sz w:val="14"/>
          <w:szCs w:val="22"/>
          <w:highlight w:val="white"/>
          <w:lang w:val="en-US" w:eastAsia="en-US"/>
        </w:rPr>
        <w:t>="</w:t>
      </w:r>
      <w:r w:rsidRPr="000A4075">
        <w:rPr>
          <w:rFonts w:ascii="Monaco" w:hAnsi="Monaco" w:cs="Monaco"/>
          <w:color w:val="0000FF"/>
          <w:sz w:val="14"/>
          <w:szCs w:val="22"/>
          <w:highlight w:val="white"/>
          <w:lang w:val="en-US" w:eastAsia="en-US"/>
        </w:rPr>
        <w:t>text/</w:t>
      </w:r>
      <w:proofErr w:type="spellStart"/>
      <w:r w:rsidRPr="000A4075">
        <w:rPr>
          <w:rFonts w:ascii="Monaco" w:hAnsi="Monaco" w:cs="Monaco"/>
          <w:color w:val="0000FF"/>
          <w:sz w:val="14"/>
          <w:szCs w:val="22"/>
          <w:highlight w:val="white"/>
          <w:lang w:val="en-US" w:eastAsia="en-US"/>
        </w:rPr>
        <w:t>javascript</w:t>
      </w:r>
      <w:proofErr w:type="spellEnd"/>
      <w:r w:rsidRPr="000A4075">
        <w:rPr>
          <w:rFonts w:ascii="Monaco" w:hAnsi="Monaco" w:cs="Monaco"/>
          <w:color w:val="000000"/>
          <w:sz w:val="14"/>
          <w:szCs w:val="22"/>
          <w:highlight w:val="white"/>
          <w:lang w:val="en-US" w:eastAsia="en-US"/>
        </w:rPr>
        <w:t>"</w:t>
      </w:r>
      <w:r w:rsidRPr="000A4075">
        <w:rPr>
          <w:rFonts w:ascii="Monaco" w:hAnsi="Monaco" w:cs="Monaco"/>
          <w:color w:val="0000FF"/>
          <w:sz w:val="14"/>
          <w:szCs w:val="22"/>
          <w:highlight w:val="white"/>
          <w:lang w:val="en-US" w:eastAsia="en-US"/>
        </w:rPr>
        <w:t>&gt;</w:t>
      </w:r>
    </w:p>
    <w:p w:rsidR="000A4075" w:rsidRPr="000A4075" w:rsidRDefault="000A4075" w:rsidP="000A4075">
      <w:pPr>
        <w:widowControl w:val="0"/>
        <w:autoSpaceDE w:val="0"/>
        <w:autoSpaceDN w:val="0"/>
        <w:adjustRightInd w:val="0"/>
        <w:ind w:firstLine="0"/>
        <w:jc w:val="left"/>
        <w:rPr>
          <w:rFonts w:ascii="Monaco" w:hAnsi="Monaco" w:cs="Monaco"/>
          <w:sz w:val="14"/>
          <w:szCs w:val="22"/>
          <w:lang w:val="en-US" w:eastAsia="en-US"/>
        </w:rPr>
      </w:pPr>
      <w:r w:rsidRPr="000A4075">
        <w:rPr>
          <w:rFonts w:ascii="Monaco" w:hAnsi="Monaco" w:cs="Monaco"/>
          <w:sz w:val="14"/>
          <w:szCs w:val="22"/>
          <w:highlight w:val="white"/>
          <w:lang w:val="en-US" w:eastAsia="en-US"/>
        </w:rPr>
        <w:t xml:space="preserve">  </w:t>
      </w:r>
      <w:proofErr w:type="gramStart"/>
      <w:r w:rsidRPr="000A4075">
        <w:rPr>
          <w:rFonts w:ascii="Monaco" w:hAnsi="Monaco" w:cs="Monaco"/>
          <w:b/>
          <w:bCs/>
          <w:color w:val="0000C0"/>
          <w:sz w:val="14"/>
          <w:szCs w:val="22"/>
          <w:highlight w:val="white"/>
          <w:lang w:val="en-US" w:eastAsia="en-US"/>
        </w:rPr>
        <w:t>function</w:t>
      </w:r>
      <w:proofErr w:type="gramEnd"/>
      <w:r w:rsidRPr="000A4075">
        <w:rPr>
          <w:rFonts w:ascii="Monaco" w:hAnsi="Monaco" w:cs="Monaco"/>
          <w:sz w:val="14"/>
          <w:szCs w:val="22"/>
          <w:highlight w:val="white"/>
          <w:lang w:val="en-US" w:eastAsia="en-US"/>
        </w:rPr>
        <w:t xml:space="preserve"> </w:t>
      </w:r>
      <w:proofErr w:type="spellStart"/>
      <w:r w:rsidRPr="000A4075">
        <w:rPr>
          <w:rFonts w:ascii="Monaco" w:hAnsi="Monaco" w:cs="Monaco"/>
          <w:color w:val="000000"/>
          <w:sz w:val="14"/>
          <w:szCs w:val="22"/>
          <w:highlight w:val="white"/>
          <w:lang w:val="en-US" w:eastAsia="en-US"/>
        </w:rPr>
        <w:t>consumirWebService</w:t>
      </w:r>
      <w:proofErr w:type="spellEnd"/>
      <w:r w:rsidRPr="000A4075">
        <w:rPr>
          <w:rFonts w:ascii="Monaco" w:hAnsi="Monaco" w:cs="Monaco"/>
          <w:color w:val="5C5C5C"/>
          <w:sz w:val="14"/>
          <w:szCs w:val="22"/>
          <w:highlight w:val="white"/>
          <w:lang w:val="en-US" w:eastAsia="en-US"/>
        </w:rPr>
        <w:t>(){</w:t>
      </w:r>
    </w:p>
    <w:p w:rsidR="000A4075" w:rsidRPr="00B41EB0" w:rsidRDefault="000A4075" w:rsidP="000A4075">
      <w:pPr>
        <w:widowControl w:val="0"/>
        <w:autoSpaceDE w:val="0"/>
        <w:autoSpaceDN w:val="0"/>
        <w:adjustRightInd w:val="0"/>
        <w:ind w:firstLine="0"/>
        <w:jc w:val="left"/>
        <w:rPr>
          <w:rFonts w:ascii="Monaco" w:hAnsi="Monaco" w:cs="Monaco"/>
          <w:sz w:val="14"/>
          <w:szCs w:val="22"/>
          <w:lang w:val="en-US" w:eastAsia="en-US"/>
        </w:rPr>
      </w:pPr>
      <w:r w:rsidRPr="000A4075">
        <w:rPr>
          <w:rFonts w:ascii="Monaco" w:hAnsi="Monaco" w:cs="Monaco"/>
          <w:sz w:val="14"/>
          <w:szCs w:val="22"/>
          <w:highlight w:val="white"/>
          <w:lang w:val="en-US" w:eastAsia="en-US"/>
        </w:rPr>
        <w:t xml:space="preserve">    </w:t>
      </w:r>
      <w:proofErr w:type="spellStart"/>
      <w:proofErr w:type="gramStart"/>
      <w:r w:rsidRPr="00B41EB0">
        <w:rPr>
          <w:rFonts w:ascii="Monaco" w:hAnsi="Monaco" w:cs="Monaco"/>
          <w:b/>
          <w:bCs/>
          <w:color w:val="0000C0"/>
          <w:sz w:val="14"/>
          <w:szCs w:val="22"/>
          <w:highlight w:val="white"/>
          <w:lang w:val="en-US" w:eastAsia="en-US"/>
        </w:rPr>
        <w:t>var</w:t>
      </w:r>
      <w:proofErr w:type="spellEnd"/>
      <w:proofErr w:type="gramEnd"/>
      <w:r w:rsidRPr="00B41EB0">
        <w:rPr>
          <w:rFonts w:ascii="Monaco" w:hAnsi="Monaco" w:cs="Monaco"/>
          <w:sz w:val="14"/>
          <w:szCs w:val="22"/>
          <w:highlight w:val="white"/>
          <w:lang w:val="en-US" w:eastAsia="en-US"/>
        </w:rPr>
        <w:t xml:space="preserve"> </w:t>
      </w:r>
      <w:proofErr w:type="spellStart"/>
      <w:r w:rsidRPr="00B41EB0">
        <w:rPr>
          <w:rFonts w:ascii="Monaco" w:hAnsi="Monaco" w:cs="Monaco"/>
          <w:color w:val="000000"/>
          <w:sz w:val="14"/>
          <w:szCs w:val="22"/>
          <w:highlight w:val="white"/>
          <w:lang w:val="en-US" w:eastAsia="en-US"/>
        </w:rPr>
        <w:t>destino</w:t>
      </w:r>
      <w:proofErr w:type="spellEnd"/>
      <w:r w:rsidRPr="00B41EB0">
        <w:rPr>
          <w:rFonts w:ascii="Monaco" w:hAnsi="Monaco" w:cs="Monaco"/>
          <w:sz w:val="14"/>
          <w:szCs w:val="22"/>
          <w:highlight w:val="white"/>
          <w:lang w:val="en-US" w:eastAsia="en-US"/>
        </w:rPr>
        <w:t xml:space="preserve"> </w:t>
      </w:r>
      <w:r w:rsidRPr="00B41EB0">
        <w:rPr>
          <w:rFonts w:ascii="Monaco" w:hAnsi="Monaco" w:cs="Monaco"/>
          <w:color w:val="5C5C5C"/>
          <w:sz w:val="14"/>
          <w:szCs w:val="22"/>
          <w:highlight w:val="white"/>
          <w:lang w:val="en-US" w:eastAsia="en-US"/>
        </w:rPr>
        <w:t>=</w:t>
      </w:r>
      <w:r w:rsidRPr="00B41EB0">
        <w:rPr>
          <w:rFonts w:ascii="Monaco" w:hAnsi="Monaco" w:cs="Monaco"/>
          <w:sz w:val="14"/>
          <w:szCs w:val="22"/>
          <w:highlight w:val="white"/>
          <w:lang w:val="en-US" w:eastAsia="en-US"/>
        </w:rPr>
        <w:t xml:space="preserve"> </w:t>
      </w:r>
      <w:proofErr w:type="spellStart"/>
      <w:r w:rsidRPr="00B41EB0">
        <w:rPr>
          <w:rFonts w:ascii="Monaco" w:hAnsi="Monaco" w:cs="Monaco"/>
          <w:color w:val="000000"/>
          <w:sz w:val="14"/>
          <w:szCs w:val="22"/>
          <w:highlight w:val="white"/>
          <w:lang w:val="en-US" w:eastAsia="en-US"/>
        </w:rPr>
        <w:t>document</w:t>
      </w:r>
      <w:r w:rsidRPr="00B41EB0">
        <w:rPr>
          <w:rFonts w:ascii="Monaco" w:hAnsi="Monaco" w:cs="Monaco"/>
          <w:color w:val="5C5C5C"/>
          <w:sz w:val="14"/>
          <w:szCs w:val="22"/>
          <w:highlight w:val="white"/>
          <w:lang w:val="en-US" w:eastAsia="en-US"/>
        </w:rPr>
        <w:t>.</w:t>
      </w:r>
      <w:r w:rsidRPr="00B41EB0">
        <w:rPr>
          <w:rFonts w:ascii="Monaco" w:hAnsi="Monaco" w:cs="Monaco"/>
          <w:color w:val="000000"/>
          <w:sz w:val="14"/>
          <w:szCs w:val="22"/>
          <w:highlight w:val="white"/>
          <w:lang w:val="en-US" w:eastAsia="en-US"/>
        </w:rPr>
        <w:t>getElementById</w:t>
      </w:r>
      <w:proofErr w:type="spellEnd"/>
      <w:r w:rsidRPr="00B41EB0">
        <w:rPr>
          <w:rFonts w:ascii="Monaco" w:hAnsi="Monaco" w:cs="Monaco"/>
          <w:color w:val="5C5C5C"/>
          <w:sz w:val="14"/>
          <w:szCs w:val="22"/>
          <w:highlight w:val="white"/>
          <w:lang w:val="en-US" w:eastAsia="en-US"/>
        </w:rPr>
        <w:t>(</w:t>
      </w:r>
      <w:r w:rsidRPr="00B41EB0">
        <w:rPr>
          <w:rFonts w:ascii="Monaco" w:hAnsi="Monaco" w:cs="Monaco"/>
          <w:color w:val="005C00"/>
          <w:sz w:val="14"/>
          <w:szCs w:val="22"/>
          <w:highlight w:val="white"/>
          <w:lang w:val="en-US" w:eastAsia="en-US"/>
        </w:rPr>
        <w:t>'</w:t>
      </w:r>
      <w:proofErr w:type="spellStart"/>
      <w:r w:rsidRPr="00B41EB0">
        <w:rPr>
          <w:rFonts w:ascii="Monaco" w:hAnsi="Monaco" w:cs="Monaco"/>
          <w:color w:val="005C00"/>
          <w:sz w:val="14"/>
          <w:szCs w:val="22"/>
          <w:highlight w:val="white"/>
          <w:lang w:val="en-US" w:eastAsia="en-US"/>
        </w:rPr>
        <w:t>destino_requisicao</w:t>
      </w:r>
      <w:proofErr w:type="spellEnd"/>
      <w:r w:rsidRPr="00B41EB0">
        <w:rPr>
          <w:rFonts w:ascii="Monaco" w:hAnsi="Monaco" w:cs="Monaco"/>
          <w:color w:val="005C00"/>
          <w:sz w:val="14"/>
          <w:szCs w:val="22"/>
          <w:highlight w:val="white"/>
          <w:lang w:val="en-US" w:eastAsia="en-US"/>
        </w:rPr>
        <w:t>'</w:t>
      </w:r>
      <w:r w:rsidRPr="00B41EB0">
        <w:rPr>
          <w:rFonts w:ascii="Monaco" w:hAnsi="Monaco" w:cs="Monaco"/>
          <w:color w:val="5C5C5C"/>
          <w:sz w:val="14"/>
          <w:szCs w:val="22"/>
          <w:highlight w:val="white"/>
          <w:lang w:val="en-US" w:eastAsia="en-US"/>
        </w:rPr>
        <w:t>).</w:t>
      </w:r>
      <w:r w:rsidRPr="00B41EB0">
        <w:rPr>
          <w:rFonts w:ascii="Monaco" w:hAnsi="Monaco" w:cs="Monaco"/>
          <w:color w:val="000000"/>
          <w:sz w:val="14"/>
          <w:szCs w:val="22"/>
          <w:highlight w:val="white"/>
          <w:lang w:val="en-US" w:eastAsia="en-US"/>
        </w:rPr>
        <w:t>value</w:t>
      </w:r>
      <w:r w:rsidRPr="00B41EB0">
        <w:rPr>
          <w:rFonts w:ascii="Monaco" w:hAnsi="Monaco" w:cs="Monaco"/>
          <w:color w:val="5C5C5C"/>
          <w:sz w:val="14"/>
          <w:szCs w:val="22"/>
          <w:highlight w:val="white"/>
          <w:lang w:val="en-US" w:eastAsia="en-US"/>
        </w:rPr>
        <w:t>;</w:t>
      </w:r>
      <w:r w:rsidRPr="00B41EB0">
        <w:rPr>
          <w:rFonts w:ascii="Monaco" w:hAnsi="Monaco" w:cs="Monaco"/>
          <w:sz w:val="14"/>
          <w:szCs w:val="22"/>
          <w:highlight w:val="white"/>
          <w:lang w:val="en-US" w:eastAsia="en-US"/>
        </w:rPr>
        <w:t xml:space="preserve"> </w:t>
      </w:r>
    </w:p>
    <w:p w:rsidR="000A4075" w:rsidRPr="00E5373D" w:rsidRDefault="000A4075" w:rsidP="000A4075">
      <w:pPr>
        <w:widowControl w:val="0"/>
        <w:autoSpaceDE w:val="0"/>
        <w:autoSpaceDN w:val="0"/>
        <w:adjustRightInd w:val="0"/>
        <w:ind w:firstLine="0"/>
        <w:jc w:val="left"/>
        <w:rPr>
          <w:rFonts w:ascii="Monaco" w:hAnsi="Monaco" w:cs="Monaco"/>
          <w:sz w:val="14"/>
          <w:szCs w:val="22"/>
          <w:lang w:eastAsia="en-US"/>
        </w:rPr>
      </w:pPr>
      <w:r w:rsidRPr="00B41EB0">
        <w:rPr>
          <w:rFonts w:ascii="Monaco" w:hAnsi="Monaco" w:cs="Monaco"/>
          <w:sz w:val="14"/>
          <w:szCs w:val="22"/>
          <w:highlight w:val="white"/>
          <w:lang w:val="en-US" w:eastAsia="en-US"/>
        </w:rPr>
        <w:t xml:space="preserve">    </w:t>
      </w:r>
      <w:r w:rsidRPr="00E5373D">
        <w:rPr>
          <w:rFonts w:ascii="Monaco" w:hAnsi="Monaco" w:cs="Monaco"/>
          <w:b/>
          <w:bCs/>
          <w:color w:val="0000C0"/>
          <w:sz w:val="14"/>
          <w:szCs w:val="22"/>
          <w:highlight w:val="white"/>
          <w:lang w:eastAsia="en-US"/>
        </w:rPr>
        <w:t>var</w:t>
      </w:r>
      <w:r w:rsidRPr="00E5373D">
        <w:rPr>
          <w:rFonts w:ascii="Monaco" w:hAnsi="Monaco" w:cs="Monaco"/>
          <w:sz w:val="14"/>
          <w:szCs w:val="22"/>
          <w:highlight w:val="white"/>
          <w:lang w:eastAsia="en-US"/>
        </w:rPr>
        <w:t xml:space="preserve"> </w:t>
      </w:r>
      <w:proofErr w:type="spellStart"/>
      <w:r w:rsidRPr="00E5373D">
        <w:rPr>
          <w:rFonts w:ascii="Monaco" w:hAnsi="Monaco" w:cs="Monaco"/>
          <w:color w:val="000000"/>
          <w:sz w:val="14"/>
          <w:szCs w:val="22"/>
          <w:highlight w:val="white"/>
          <w:lang w:eastAsia="en-US"/>
        </w:rPr>
        <w:t>metodoHttp</w:t>
      </w:r>
      <w:proofErr w:type="spellEnd"/>
      <w:r w:rsidRPr="00E5373D">
        <w:rPr>
          <w:rFonts w:ascii="Monaco" w:hAnsi="Monaco" w:cs="Monaco"/>
          <w:sz w:val="14"/>
          <w:szCs w:val="22"/>
          <w:highlight w:val="white"/>
          <w:lang w:eastAsia="en-US"/>
        </w:rPr>
        <w:t xml:space="preserve"> </w:t>
      </w:r>
      <w:r w:rsidRPr="00E5373D">
        <w:rPr>
          <w:rFonts w:ascii="Monaco" w:hAnsi="Monaco" w:cs="Monaco"/>
          <w:color w:val="5C5C5C"/>
          <w:sz w:val="14"/>
          <w:szCs w:val="22"/>
          <w:highlight w:val="white"/>
          <w:lang w:eastAsia="en-US"/>
        </w:rPr>
        <w:t>=</w:t>
      </w:r>
      <w:r w:rsidRPr="00E5373D">
        <w:rPr>
          <w:rFonts w:ascii="Monaco" w:hAnsi="Monaco" w:cs="Monaco"/>
          <w:sz w:val="14"/>
          <w:szCs w:val="22"/>
          <w:highlight w:val="white"/>
          <w:lang w:eastAsia="en-US"/>
        </w:rPr>
        <w:t xml:space="preserve"> </w:t>
      </w:r>
      <w:proofErr w:type="spellStart"/>
      <w:r w:rsidRPr="00E5373D">
        <w:rPr>
          <w:rFonts w:ascii="Monaco" w:hAnsi="Monaco" w:cs="Monaco"/>
          <w:color w:val="000000"/>
          <w:sz w:val="14"/>
          <w:szCs w:val="22"/>
          <w:highlight w:val="white"/>
          <w:lang w:eastAsia="en-US"/>
        </w:rPr>
        <w:t>document</w:t>
      </w:r>
      <w:proofErr w:type="spellEnd"/>
      <w:r w:rsidRPr="00E5373D">
        <w:rPr>
          <w:rFonts w:ascii="Monaco" w:hAnsi="Monaco" w:cs="Monaco"/>
          <w:color w:val="5C5C5C"/>
          <w:sz w:val="14"/>
          <w:szCs w:val="22"/>
          <w:highlight w:val="white"/>
          <w:lang w:eastAsia="en-US"/>
        </w:rPr>
        <w:t>.</w:t>
      </w:r>
      <w:proofErr w:type="spellStart"/>
      <w:r w:rsidRPr="00E5373D">
        <w:rPr>
          <w:rFonts w:ascii="Monaco" w:hAnsi="Monaco" w:cs="Monaco"/>
          <w:color w:val="000000"/>
          <w:sz w:val="14"/>
          <w:szCs w:val="22"/>
          <w:highlight w:val="white"/>
          <w:lang w:eastAsia="en-US"/>
        </w:rPr>
        <w:t>getElementById</w:t>
      </w:r>
      <w:proofErr w:type="spellEnd"/>
      <w:r w:rsidRPr="00E5373D">
        <w:rPr>
          <w:rFonts w:ascii="Monaco" w:hAnsi="Monaco" w:cs="Monaco"/>
          <w:color w:val="5C5C5C"/>
          <w:sz w:val="14"/>
          <w:szCs w:val="22"/>
          <w:highlight w:val="white"/>
          <w:lang w:eastAsia="en-US"/>
        </w:rPr>
        <w:t>(</w:t>
      </w:r>
      <w:r w:rsidRPr="00E5373D">
        <w:rPr>
          <w:rFonts w:ascii="Monaco" w:hAnsi="Monaco" w:cs="Monaco"/>
          <w:color w:val="005C00"/>
          <w:sz w:val="14"/>
          <w:szCs w:val="22"/>
          <w:highlight w:val="white"/>
          <w:lang w:eastAsia="en-US"/>
        </w:rPr>
        <w:t>'</w:t>
      </w:r>
      <w:proofErr w:type="spellStart"/>
      <w:r w:rsidRPr="00E5373D">
        <w:rPr>
          <w:rFonts w:ascii="Monaco" w:hAnsi="Monaco" w:cs="Monaco"/>
          <w:color w:val="005C00"/>
          <w:sz w:val="14"/>
          <w:szCs w:val="22"/>
          <w:highlight w:val="white"/>
          <w:lang w:eastAsia="en-US"/>
        </w:rPr>
        <w:t>metodo_http</w:t>
      </w:r>
      <w:proofErr w:type="spellEnd"/>
      <w:r w:rsidRPr="00E5373D">
        <w:rPr>
          <w:rFonts w:ascii="Monaco" w:hAnsi="Monaco" w:cs="Monaco"/>
          <w:color w:val="005C00"/>
          <w:sz w:val="14"/>
          <w:szCs w:val="22"/>
          <w:highlight w:val="white"/>
          <w:lang w:eastAsia="en-US"/>
        </w:rPr>
        <w:t>'</w:t>
      </w:r>
      <w:r w:rsidRPr="00E5373D">
        <w:rPr>
          <w:rFonts w:ascii="Monaco" w:hAnsi="Monaco" w:cs="Monaco"/>
          <w:color w:val="5C5C5C"/>
          <w:sz w:val="14"/>
          <w:szCs w:val="22"/>
          <w:highlight w:val="white"/>
          <w:lang w:eastAsia="en-US"/>
        </w:rPr>
        <w:t>).</w:t>
      </w:r>
      <w:proofErr w:type="spellStart"/>
      <w:r w:rsidRPr="00E5373D">
        <w:rPr>
          <w:rFonts w:ascii="Monaco" w:hAnsi="Monaco" w:cs="Monaco"/>
          <w:color w:val="000000"/>
          <w:sz w:val="14"/>
          <w:szCs w:val="22"/>
          <w:highlight w:val="white"/>
          <w:lang w:eastAsia="en-US"/>
        </w:rPr>
        <w:t>value</w:t>
      </w:r>
      <w:proofErr w:type="spellEnd"/>
      <w:r w:rsidRPr="00E5373D">
        <w:rPr>
          <w:rFonts w:ascii="Monaco" w:hAnsi="Monaco" w:cs="Monaco"/>
          <w:color w:val="5C5C5C"/>
          <w:sz w:val="14"/>
          <w:szCs w:val="22"/>
          <w:highlight w:val="white"/>
          <w:lang w:eastAsia="en-US"/>
        </w:rPr>
        <w:t>;</w:t>
      </w:r>
      <w:r w:rsidRPr="00E5373D">
        <w:rPr>
          <w:rFonts w:ascii="Monaco" w:hAnsi="Monaco" w:cs="Monaco"/>
          <w:sz w:val="14"/>
          <w:szCs w:val="22"/>
          <w:highlight w:val="white"/>
          <w:lang w:eastAsia="en-US"/>
        </w:rPr>
        <w:t xml:space="preserve"> </w:t>
      </w:r>
    </w:p>
    <w:p w:rsidR="000A4075" w:rsidRPr="000A4075" w:rsidRDefault="000A4075" w:rsidP="000A4075">
      <w:pPr>
        <w:widowControl w:val="0"/>
        <w:autoSpaceDE w:val="0"/>
        <w:autoSpaceDN w:val="0"/>
        <w:adjustRightInd w:val="0"/>
        <w:ind w:firstLine="0"/>
        <w:jc w:val="left"/>
        <w:rPr>
          <w:rFonts w:ascii="Monaco" w:hAnsi="Monaco" w:cs="Monaco"/>
          <w:sz w:val="14"/>
          <w:szCs w:val="22"/>
          <w:lang w:val="en-US" w:eastAsia="en-US"/>
        </w:rPr>
      </w:pPr>
      <w:r w:rsidRPr="00E5373D">
        <w:rPr>
          <w:rFonts w:ascii="Monaco" w:hAnsi="Monaco" w:cs="Monaco"/>
          <w:sz w:val="14"/>
          <w:szCs w:val="22"/>
          <w:highlight w:val="white"/>
          <w:lang w:eastAsia="en-US"/>
        </w:rPr>
        <w:t xml:space="preserve">    </w:t>
      </w:r>
      <w:proofErr w:type="spellStart"/>
      <w:proofErr w:type="gramStart"/>
      <w:r w:rsidRPr="000A4075">
        <w:rPr>
          <w:rFonts w:ascii="Monaco" w:hAnsi="Monaco" w:cs="Monaco"/>
          <w:b/>
          <w:bCs/>
          <w:color w:val="0000C0"/>
          <w:sz w:val="14"/>
          <w:szCs w:val="22"/>
          <w:highlight w:val="white"/>
          <w:lang w:val="en-US" w:eastAsia="en-US"/>
        </w:rPr>
        <w:t>var</w:t>
      </w:r>
      <w:proofErr w:type="spellEnd"/>
      <w:proofErr w:type="gramEnd"/>
      <w:r w:rsidRPr="000A4075">
        <w:rPr>
          <w:rFonts w:ascii="Monaco" w:hAnsi="Monaco" w:cs="Monaco"/>
          <w:sz w:val="14"/>
          <w:szCs w:val="22"/>
          <w:highlight w:val="white"/>
          <w:lang w:val="en-US" w:eastAsia="en-US"/>
        </w:rPr>
        <w:t xml:space="preserve"> </w:t>
      </w:r>
      <w:r w:rsidRPr="000A4075">
        <w:rPr>
          <w:rFonts w:ascii="Monaco" w:hAnsi="Monaco" w:cs="Monaco"/>
          <w:color w:val="000000"/>
          <w:sz w:val="14"/>
          <w:szCs w:val="22"/>
          <w:highlight w:val="white"/>
          <w:lang w:val="en-US" w:eastAsia="en-US"/>
        </w:rPr>
        <w:t>status</w:t>
      </w:r>
      <w:r w:rsidRPr="000A4075">
        <w:rPr>
          <w:rFonts w:ascii="Monaco" w:hAnsi="Monaco" w:cs="Monaco"/>
          <w:sz w:val="14"/>
          <w:szCs w:val="22"/>
          <w:highlight w:val="white"/>
          <w:lang w:val="en-US" w:eastAsia="en-US"/>
        </w:rPr>
        <w:t xml:space="preserve"> </w:t>
      </w:r>
      <w:r w:rsidRPr="000A4075">
        <w:rPr>
          <w:rFonts w:ascii="Monaco" w:hAnsi="Monaco" w:cs="Monaco"/>
          <w:color w:val="5C5C5C"/>
          <w:sz w:val="14"/>
          <w:szCs w:val="22"/>
          <w:highlight w:val="white"/>
          <w:lang w:val="en-US" w:eastAsia="en-US"/>
        </w:rPr>
        <w:t>=</w:t>
      </w:r>
      <w:r w:rsidRPr="000A4075">
        <w:rPr>
          <w:rFonts w:ascii="Monaco" w:hAnsi="Monaco" w:cs="Monaco"/>
          <w:sz w:val="14"/>
          <w:szCs w:val="22"/>
          <w:highlight w:val="white"/>
          <w:lang w:val="en-US" w:eastAsia="en-US"/>
        </w:rPr>
        <w:t xml:space="preserve"> </w:t>
      </w:r>
      <w:proofErr w:type="spellStart"/>
      <w:r w:rsidRPr="000A4075">
        <w:rPr>
          <w:rFonts w:ascii="Monaco" w:hAnsi="Monaco" w:cs="Monaco"/>
          <w:color w:val="000000"/>
          <w:sz w:val="14"/>
          <w:szCs w:val="22"/>
          <w:highlight w:val="white"/>
          <w:lang w:val="en-US" w:eastAsia="en-US"/>
        </w:rPr>
        <w:t>document</w:t>
      </w:r>
      <w:r w:rsidRPr="000A4075">
        <w:rPr>
          <w:rFonts w:ascii="Monaco" w:hAnsi="Monaco" w:cs="Monaco"/>
          <w:color w:val="5C5C5C"/>
          <w:sz w:val="14"/>
          <w:szCs w:val="22"/>
          <w:highlight w:val="white"/>
          <w:lang w:val="en-US" w:eastAsia="en-US"/>
        </w:rPr>
        <w:t>.</w:t>
      </w:r>
      <w:r w:rsidRPr="000A4075">
        <w:rPr>
          <w:rFonts w:ascii="Monaco" w:hAnsi="Monaco" w:cs="Monaco"/>
          <w:color w:val="000000"/>
          <w:sz w:val="14"/>
          <w:szCs w:val="22"/>
          <w:highlight w:val="white"/>
          <w:lang w:val="en-US" w:eastAsia="en-US"/>
        </w:rPr>
        <w:t>getElementById</w:t>
      </w:r>
      <w:proofErr w:type="spellEnd"/>
      <w:r w:rsidRPr="000A4075">
        <w:rPr>
          <w:rFonts w:ascii="Monaco" w:hAnsi="Monaco" w:cs="Monaco"/>
          <w:color w:val="5C5C5C"/>
          <w:sz w:val="14"/>
          <w:szCs w:val="22"/>
          <w:highlight w:val="white"/>
          <w:lang w:val="en-US" w:eastAsia="en-US"/>
        </w:rPr>
        <w:t>(</w:t>
      </w:r>
      <w:r w:rsidRPr="000A4075">
        <w:rPr>
          <w:rFonts w:ascii="Monaco" w:hAnsi="Monaco" w:cs="Monaco"/>
          <w:color w:val="005C00"/>
          <w:sz w:val="14"/>
          <w:szCs w:val="22"/>
          <w:highlight w:val="white"/>
          <w:lang w:val="en-US" w:eastAsia="en-US"/>
        </w:rPr>
        <w:t>'status'</w:t>
      </w:r>
      <w:r w:rsidRPr="000A4075">
        <w:rPr>
          <w:rFonts w:ascii="Monaco" w:hAnsi="Monaco" w:cs="Monaco"/>
          <w:color w:val="5C5C5C"/>
          <w:sz w:val="14"/>
          <w:szCs w:val="22"/>
          <w:highlight w:val="white"/>
          <w:lang w:val="en-US" w:eastAsia="en-US"/>
        </w:rPr>
        <w:t>);</w:t>
      </w:r>
    </w:p>
    <w:p w:rsidR="000A4075" w:rsidRPr="00E5373D" w:rsidRDefault="000A4075" w:rsidP="000A4075">
      <w:pPr>
        <w:widowControl w:val="0"/>
        <w:autoSpaceDE w:val="0"/>
        <w:autoSpaceDN w:val="0"/>
        <w:adjustRightInd w:val="0"/>
        <w:ind w:firstLine="0"/>
        <w:jc w:val="left"/>
        <w:rPr>
          <w:rFonts w:ascii="Monaco" w:hAnsi="Monaco" w:cs="Monaco"/>
          <w:sz w:val="14"/>
          <w:szCs w:val="22"/>
          <w:lang w:eastAsia="en-US"/>
        </w:rPr>
      </w:pPr>
      <w:r>
        <w:rPr>
          <w:rFonts w:ascii="Monaco" w:hAnsi="Monaco" w:cs="Monaco"/>
          <w:sz w:val="14"/>
          <w:szCs w:val="22"/>
          <w:highlight w:val="white"/>
          <w:lang w:val="en-US" w:eastAsia="en-US"/>
        </w:rPr>
        <w:t xml:space="preserve">    </w:t>
      </w:r>
      <w:r w:rsidRPr="00E5373D">
        <w:rPr>
          <w:rFonts w:ascii="Monaco" w:hAnsi="Monaco" w:cs="Monaco"/>
          <w:b/>
          <w:bCs/>
          <w:color w:val="0000C0"/>
          <w:sz w:val="14"/>
          <w:szCs w:val="22"/>
          <w:highlight w:val="white"/>
          <w:lang w:eastAsia="en-US"/>
        </w:rPr>
        <w:t>var</w:t>
      </w:r>
      <w:r w:rsidRPr="00E5373D">
        <w:rPr>
          <w:rFonts w:ascii="Monaco" w:hAnsi="Monaco" w:cs="Monaco"/>
          <w:sz w:val="14"/>
          <w:szCs w:val="22"/>
          <w:highlight w:val="white"/>
          <w:lang w:eastAsia="en-US"/>
        </w:rPr>
        <w:t xml:space="preserve"> </w:t>
      </w:r>
      <w:r w:rsidRPr="00E5373D">
        <w:rPr>
          <w:rFonts w:ascii="Monaco" w:hAnsi="Monaco" w:cs="Monaco"/>
          <w:color w:val="000000"/>
          <w:sz w:val="14"/>
          <w:szCs w:val="22"/>
          <w:highlight w:val="white"/>
          <w:lang w:eastAsia="en-US"/>
        </w:rPr>
        <w:t>resposta</w:t>
      </w:r>
      <w:r w:rsidRPr="00E5373D">
        <w:rPr>
          <w:rFonts w:ascii="Monaco" w:hAnsi="Monaco" w:cs="Monaco"/>
          <w:sz w:val="14"/>
          <w:szCs w:val="22"/>
          <w:highlight w:val="white"/>
          <w:lang w:eastAsia="en-US"/>
        </w:rPr>
        <w:t xml:space="preserve"> </w:t>
      </w:r>
      <w:r w:rsidRPr="00E5373D">
        <w:rPr>
          <w:rFonts w:ascii="Monaco" w:hAnsi="Monaco" w:cs="Monaco"/>
          <w:color w:val="5C5C5C"/>
          <w:sz w:val="14"/>
          <w:szCs w:val="22"/>
          <w:highlight w:val="white"/>
          <w:lang w:eastAsia="en-US"/>
        </w:rPr>
        <w:t>=</w:t>
      </w:r>
      <w:r w:rsidRPr="00E5373D">
        <w:rPr>
          <w:rFonts w:ascii="Monaco" w:hAnsi="Monaco" w:cs="Monaco"/>
          <w:sz w:val="14"/>
          <w:szCs w:val="22"/>
          <w:highlight w:val="white"/>
          <w:lang w:eastAsia="en-US"/>
        </w:rPr>
        <w:t xml:space="preserve"> </w:t>
      </w:r>
      <w:proofErr w:type="spellStart"/>
      <w:r w:rsidRPr="00E5373D">
        <w:rPr>
          <w:rFonts w:ascii="Monaco" w:hAnsi="Monaco" w:cs="Monaco"/>
          <w:color w:val="000000"/>
          <w:sz w:val="14"/>
          <w:szCs w:val="22"/>
          <w:highlight w:val="white"/>
          <w:lang w:eastAsia="en-US"/>
        </w:rPr>
        <w:t>document</w:t>
      </w:r>
      <w:proofErr w:type="spellEnd"/>
      <w:r w:rsidRPr="00E5373D">
        <w:rPr>
          <w:rFonts w:ascii="Monaco" w:hAnsi="Monaco" w:cs="Monaco"/>
          <w:color w:val="5C5C5C"/>
          <w:sz w:val="14"/>
          <w:szCs w:val="22"/>
          <w:highlight w:val="white"/>
          <w:lang w:eastAsia="en-US"/>
        </w:rPr>
        <w:t>.</w:t>
      </w:r>
      <w:proofErr w:type="spellStart"/>
      <w:r w:rsidRPr="00E5373D">
        <w:rPr>
          <w:rFonts w:ascii="Monaco" w:hAnsi="Monaco" w:cs="Monaco"/>
          <w:color w:val="000000"/>
          <w:sz w:val="14"/>
          <w:szCs w:val="22"/>
          <w:highlight w:val="white"/>
          <w:lang w:eastAsia="en-US"/>
        </w:rPr>
        <w:t>getElementById</w:t>
      </w:r>
      <w:proofErr w:type="spellEnd"/>
      <w:r w:rsidRPr="00E5373D">
        <w:rPr>
          <w:rFonts w:ascii="Monaco" w:hAnsi="Monaco" w:cs="Monaco"/>
          <w:color w:val="5C5C5C"/>
          <w:sz w:val="14"/>
          <w:szCs w:val="22"/>
          <w:highlight w:val="white"/>
          <w:lang w:eastAsia="en-US"/>
        </w:rPr>
        <w:t>(</w:t>
      </w:r>
      <w:r w:rsidRPr="00E5373D">
        <w:rPr>
          <w:rFonts w:ascii="Monaco" w:hAnsi="Monaco" w:cs="Monaco"/>
          <w:color w:val="005C00"/>
          <w:sz w:val="14"/>
          <w:szCs w:val="22"/>
          <w:highlight w:val="white"/>
          <w:lang w:eastAsia="en-US"/>
        </w:rPr>
        <w:t>'resposta'</w:t>
      </w:r>
      <w:r w:rsidRPr="00E5373D">
        <w:rPr>
          <w:rFonts w:ascii="Monaco" w:hAnsi="Monaco" w:cs="Monaco"/>
          <w:color w:val="5C5C5C"/>
          <w:sz w:val="14"/>
          <w:szCs w:val="22"/>
          <w:highlight w:val="white"/>
          <w:lang w:eastAsia="en-US"/>
        </w:rPr>
        <w:t>);</w:t>
      </w:r>
    </w:p>
    <w:p w:rsidR="000A4075" w:rsidRPr="00E5373D" w:rsidRDefault="000A4075" w:rsidP="000A4075">
      <w:pPr>
        <w:widowControl w:val="0"/>
        <w:autoSpaceDE w:val="0"/>
        <w:autoSpaceDN w:val="0"/>
        <w:adjustRightInd w:val="0"/>
        <w:ind w:firstLine="0"/>
        <w:jc w:val="left"/>
        <w:rPr>
          <w:rFonts w:ascii="Monaco" w:hAnsi="Monaco" w:cs="Monaco"/>
          <w:sz w:val="14"/>
          <w:szCs w:val="22"/>
          <w:lang w:eastAsia="en-US"/>
        </w:rPr>
      </w:pPr>
      <w:r w:rsidRPr="00E5373D">
        <w:rPr>
          <w:rFonts w:ascii="Monaco" w:hAnsi="Monaco" w:cs="Monaco"/>
          <w:sz w:val="14"/>
          <w:szCs w:val="22"/>
          <w:highlight w:val="white"/>
          <w:lang w:eastAsia="en-US"/>
        </w:rPr>
        <w:tab/>
      </w:r>
      <w:r w:rsidRPr="00E5373D">
        <w:rPr>
          <w:rFonts w:ascii="Monaco" w:hAnsi="Monaco" w:cs="Monaco"/>
          <w:sz w:val="14"/>
          <w:szCs w:val="22"/>
          <w:highlight w:val="white"/>
          <w:lang w:eastAsia="en-US"/>
        </w:rPr>
        <w:tab/>
      </w:r>
    </w:p>
    <w:p w:rsidR="000A4075" w:rsidRPr="00E5373D" w:rsidRDefault="000A4075" w:rsidP="000A4075">
      <w:pPr>
        <w:widowControl w:val="0"/>
        <w:autoSpaceDE w:val="0"/>
        <w:autoSpaceDN w:val="0"/>
        <w:adjustRightInd w:val="0"/>
        <w:ind w:firstLine="0"/>
        <w:jc w:val="left"/>
        <w:rPr>
          <w:rFonts w:ascii="Monaco" w:hAnsi="Monaco" w:cs="Monaco"/>
          <w:sz w:val="14"/>
          <w:szCs w:val="22"/>
          <w:lang w:eastAsia="en-US"/>
        </w:rPr>
      </w:pPr>
      <w:r w:rsidRPr="00E5373D">
        <w:rPr>
          <w:rFonts w:ascii="Monaco" w:hAnsi="Monaco" w:cs="Monaco"/>
          <w:sz w:val="14"/>
          <w:szCs w:val="22"/>
          <w:highlight w:val="white"/>
          <w:lang w:eastAsia="en-US"/>
        </w:rPr>
        <w:t xml:space="preserve">    </w:t>
      </w:r>
      <w:r w:rsidRPr="00E5373D">
        <w:rPr>
          <w:rFonts w:ascii="Monaco" w:hAnsi="Monaco" w:cs="Monaco"/>
          <w:color w:val="000000"/>
          <w:sz w:val="14"/>
          <w:szCs w:val="22"/>
          <w:highlight w:val="white"/>
          <w:lang w:eastAsia="en-US"/>
        </w:rPr>
        <w:t>status</w:t>
      </w:r>
      <w:r w:rsidRPr="00E5373D">
        <w:rPr>
          <w:rFonts w:ascii="Monaco" w:hAnsi="Monaco" w:cs="Monaco"/>
          <w:color w:val="5C5C5C"/>
          <w:sz w:val="14"/>
          <w:szCs w:val="22"/>
          <w:highlight w:val="white"/>
          <w:lang w:eastAsia="en-US"/>
        </w:rPr>
        <w:t>.</w:t>
      </w:r>
      <w:proofErr w:type="spellStart"/>
      <w:r w:rsidRPr="00E5373D">
        <w:rPr>
          <w:rFonts w:ascii="Monaco" w:hAnsi="Monaco" w:cs="Monaco"/>
          <w:color w:val="000000"/>
          <w:sz w:val="14"/>
          <w:szCs w:val="22"/>
          <w:highlight w:val="white"/>
          <w:lang w:eastAsia="en-US"/>
        </w:rPr>
        <w:t>innerHTML</w:t>
      </w:r>
      <w:proofErr w:type="spellEnd"/>
      <w:r w:rsidRPr="00E5373D">
        <w:rPr>
          <w:rFonts w:ascii="Monaco" w:hAnsi="Monaco" w:cs="Monaco"/>
          <w:sz w:val="14"/>
          <w:szCs w:val="22"/>
          <w:highlight w:val="white"/>
          <w:lang w:eastAsia="en-US"/>
        </w:rPr>
        <w:t xml:space="preserve"> </w:t>
      </w:r>
      <w:r w:rsidRPr="00E5373D">
        <w:rPr>
          <w:rFonts w:ascii="Monaco" w:hAnsi="Monaco" w:cs="Monaco"/>
          <w:color w:val="5C5C5C"/>
          <w:sz w:val="14"/>
          <w:szCs w:val="22"/>
          <w:highlight w:val="white"/>
          <w:lang w:eastAsia="en-US"/>
        </w:rPr>
        <w:t>=</w:t>
      </w:r>
      <w:r w:rsidRPr="00E5373D">
        <w:rPr>
          <w:rFonts w:ascii="Monaco" w:hAnsi="Monaco" w:cs="Monaco"/>
          <w:sz w:val="14"/>
          <w:szCs w:val="22"/>
          <w:highlight w:val="white"/>
          <w:lang w:eastAsia="en-US"/>
        </w:rPr>
        <w:t xml:space="preserve"> </w:t>
      </w:r>
      <w:r w:rsidRPr="00E5373D">
        <w:rPr>
          <w:rFonts w:ascii="Monaco" w:hAnsi="Monaco" w:cs="Monaco"/>
          <w:color w:val="005C00"/>
          <w:sz w:val="14"/>
          <w:szCs w:val="22"/>
          <w:highlight w:val="white"/>
          <w:lang w:eastAsia="en-US"/>
        </w:rPr>
        <w:t>"Chamando Web Service: "</w:t>
      </w:r>
      <w:r w:rsidRPr="00E5373D">
        <w:rPr>
          <w:rFonts w:ascii="Monaco" w:hAnsi="Monaco" w:cs="Monaco"/>
          <w:color w:val="5C5C5C"/>
          <w:sz w:val="14"/>
          <w:szCs w:val="22"/>
          <w:highlight w:val="white"/>
          <w:lang w:eastAsia="en-US"/>
        </w:rPr>
        <w:t>+</w:t>
      </w:r>
      <w:r w:rsidRPr="00E5373D">
        <w:rPr>
          <w:rFonts w:ascii="Monaco" w:hAnsi="Monaco" w:cs="Monaco"/>
          <w:color w:val="000000"/>
          <w:sz w:val="14"/>
          <w:szCs w:val="22"/>
          <w:highlight w:val="white"/>
          <w:lang w:eastAsia="en-US"/>
        </w:rPr>
        <w:t>destino</w:t>
      </w:r>
      <w:r w:rsidRPr="00E5373D">
        <w:rPr>
          <w:rFonts w:ascii="Monaco" w:hAnsi="Monaco" w:cs="Monaco"/>
          <w:color w:val="5C5C5C"/>
          <w:sz w:val="14"/>
          <w:szCs w:val="22"/>
          <w:highlight w:val="white"/>
          <w:lang w:eastAsia="en-US"/>
        </w:rPr>
        <w:t>+</w:t>
      </w:r>
      <w:r w:rsidRPr="00E5373D">
        <w:rPr>
          <w:rFonts w:ascii="Monaco" w:hAnsi="Monaco" w:cs="Monaco"/>
          <w:color w:val="005C00"/>
          <w:sz w:val="14"/>
          <w:szCs w:val="22"/>
          <w:highlight w:val="white"/>
          <w:lang w:eastAsia="en-US"/>
        </w:rPr>
        <w:t>" utilizando o método: "</w:t>
      </w:r>
      <w:r w:rsidRPr="00E5373D">
        <w:rPr>
          <w:rFonts w:ascii="Monaco" w:hAnsi="Monaco" w:cs="Monaco"/>
          <w:color w:val="5C5C5C"/>
          <w:sz w:val="14"/>
          <w:szCs w:val="22"/>
          <w:highlight w:val="white"/>
          <w:lang w:eastAsia="en-US"/>
        </w:rPr>
        <w:t>+</w:t>
      </w:r>
      <w:proofErr w:type="spellStart"/>
      <w:r w:rsidRPr="00E5373D">
        <w:rPr>
          <w:rFonts w:ascii="Monaco" w:hAnsi="Monaco" w:cs="Monaco"/>
          <w:color w:val="000000"/>
          <w:sz w:val="14"/>
          <w:szCs w:val="22"/>
          <w:highlight w:val="white"/>
          <w:lang w:eastAsia="en-US"/>
        </w:rPr>
        <w:t>metodoHttp</w:t>
      </w:r>
      <w:proofErr w:type="spellEnd"/>
      <w:r w:rsidRPr="00E5373D">
        <w:rPr>
          <w:rFonts w:ascii="Monaco" w:hAnsi="Monaco" w:cs="Monaco"/>
          <w:color w:val="5C5C5C"/>
          <w:sz w:val="14"/>
          <w:szCs w:val="22"/>
          <w:highlight w:val="white"/>
          <w:lang w:eastAsia="en-US"/>
        </w:rPr>
        <w:t>;</w:t>
      </w:r>
    </w:p>
    <w:p w:rsidR="000A4075" w:rsidRPr="00E5373D" w:rsidRDefault="000A4075" w:rsidP="000A4075">
      <w:pPr>
        <w:widowControl w:val="0"/>
        <w:autoSpaceDE w:val="0"/>
        <w:autoSpaceDN w:val="0"/>
        <w:adjustRightInd w:val="0"/>
        <w:ind w:firstLine="0"/>
        <w:jc w:val="left"/>
        <w:rPr>
          <w:rFonts w:ascii="Monaco" w:hAnsi="Monaco" w:cs="Monaco"/>
          <w:sz w:val="14"/>
          <w:szCs w:val="22"/>
          <w:lang w:eastAsia="en-US"/>
        </w:rPr>
      </w:pPr>
    </w:p>
    <w:p w:rsidR="000A4075" w:rsidRPr="000A4075" w:rsidRDefault="000A4075" w:rsidP="000A4075">
      <w:pPr>
        <w:widowControl w:val="0"/>
        <w:autoSpaceDE w:val="0"/>
        <w:autoSpaceDN w:val="0"/>
        <w:adjustRightInd w:val="0"/>
        <w:ind w:firstLine="0"/>
        <w:jc w:val="left"/>
        <w:rPr>
          <w:rFonts w:ascii="Monaco" w:hAnsi="Monaco" w:cs="Monaco"/>
          <w:sz w:val="14"/>
          <w:szCs w:val="22"/>
          <w:lang w:val="en-US" w:eastAsia="en-US"/>
        </w:rPr>
      </w:pPr>
      <w:r w:rsidRPr="00E5373D">
        <w:rPr>
          <w:rFonts w:ascii="Monaco" w:hAnsi="Monaco" w:cs="Monaco"/>
          <w:sz w:val="14"/>
          <w:szCs w:val="22"/>
          <w:highlight w:val="white"/>
          <w:lang w:eastAsia="en-US"/>
        </w:rPr>
        <w:t xml:space="preserve">    </w:t>
      </w:r>
      <w:proofErr w:type="spellStart"/>
      <w:proofErr w:type="gramStart"/>
      <w:r w:rsidRPr="000A4075">
        <w:rPr>
          <w:rFonts w:ascii="Monaco" w:hAnsi="Monaco" w:cs="Monaco"/>
          <w:b/>
          <w:bCs/>
          <w:color w:val="0000C0"/>
          <w:sz w:val="14"/>
          <w:szCs w:val="22"/>
          <w:highlight w:val="white"/>
          <w:lang w:val="en-US" w:eastAsia="en-US"/>
        </w:rPr>
        <w:t>var</w:t>
      </w:r>
      <w:proofErr w:type="spellEnd"/>
      <w:proofErr w:type="gramEnd"/>
      <w:r w:rsidRPr="000A4075">
        <w:rPr>
          <w:rFonts w:ascii="Monaco" w:hAnsi="Monaco" w:cs="Monaco"/>
          <w:sz w:val="14"/>
          <w:szCs w:val="22"/>
          <w:highlight w:val="white"/>
          <w:lang w:val="en-US" w:eastAsia="en-US"/>
        </w:rPr>
        <w:t xml:space="preserve"> </w:t>
      </w:r>
      <w:proofErr w:type="spellStart"/>
      <w:r w:rsidRPr="000A4075">
        <w:rPr>
          <w:rFonts w:ascii="Monaco" w:hAnsi="Monaco" w:cs="Monaco"/>
          <w:color w:val="000000"/>
          <w:sz w:val="14"/>
          <w:szCs w:val="22"/>
          <w:highlight w:val="white"/>
          <w:lang w:val="en-US" w:eastAsia="en-US"/>
        </w:rPr>
        <w:t>xhr</w:t>
      </w:r>
      <w:proofErr w:type="spellEnd"/>
      <w:r w:rsidRPr="000A4075">
        <w:rPr>
          <w:rFonts w:ascii="Monaco" w:hAnsi="Monaco" w:cs="Monaco"/>
          <w:sz w:val="14"/>
          <w:szCs w:val="22"/>
          <w:highlight w:val="white"/>
          <w:lang w:val="en-US" w:eastAsia="en-US"/>
        </w:rPr>
        <w:t xml:space="preserve"> </w:t>
      </w:r>
      <w:r w:rsidRPr="000A4075">
        <w:rPr>
          <w:rFonts w:ascii="Monaco" w:hAnsi="Monaco" w:cs="Monaco"/>
          <w:color w:val="5C5C5C"/>
          <w:sz w:val="14"/>
          <w:szCs w:val="22"/>
          <w:highlight w:val="white"/>
          <w:lang w:val="en-US" w:eastAsia="en-US"/>
        </w:rPr>
        <w:t>=</w:t>
      </w:r>
      <w:r w:rsidRPr="000A4075">
        <w:rPr>
          <w:rFonts w:ascii="Monaco" w:hAnsi="Monaco" w:cs="Monaco"/>
          <w:sz w:val="14"/>
          <w:szCs w:val="22"/>
          <w:highlight w:val="white"/>
          <w:lang w:val="en-US" w:eastAsia="en-US"/>
        </w:rPr>
        <w:t xml:space="preserve"> </w:t>
      </w:r>
      <w:r w:rsidRPr="000A4075">
        <w:rPr>
          <w:rFonts w:ascii="Monaco" w:hAnsi="Monaco" w:cs="Monaco"/>
          <w:b/>
          <w:bCs/>
          <w:color w:val="0000C0"/>
          <w:sz w:val="14"/>
          <w:szCs w:val="22"/>
          <w:highlight w:val="white"/>
          <w:lang w:val="en-US" w:eastAsia="en-US"/>
        </w:rPr>
        <w:t>new</w:t>
      </w:r>
      <w:r w:rsidRPr="000A4075">
        <w:rPr>
          <w:rFonts w:ascii="Monaco" w:hAnsi="Monaco" w:cs="Monaco"/>
          <w:sz w:val="14"/>
          <w:szCs w:val="22"/>
          <w:highlight w:val="white"/>
          <w:lang w:val="en-US" w:eastAsia="en-US"/>
        </w:rPr>
        <w:t xml:space="preserve"> </w:t>
      </w:r>
      <w:proofErr w:type="spellStart"/>
      <w:r w:rsidRPr="000A4075">
        <w:rPr>
          <w:rFonts w:ascii="Monaco" w:hAnsi="Monaco" w:cs="Monaco"/>
          <w:color w:val="000000"/>
          <w:sz w:val="14"/>
          <w:szCs w:val="22"/>
          <w:highlight w:val="white"/>
          <w:lang w:val="en-US" w:eastAsia="en-US"/>
        </w:rPr>
        <w:t>XMLHttpRequest</w:t>
      </w:r>
      <w:proofErr w:type="spellEnd"/>
      <w:r w:rsidRPr="000A4075">
        <w:rPr>
          <w:rFonts w:ascii="Monaco" w:hAnsi="Monaco" w:cs="Monaco"/>
          <w:color w:val="5C5C5C"/>
          <w:sz w:val="14"/>
          <w:szCs w:val="22"/>
          <w:highlight w:val="white"/>
          <w:lang w:val="en-US" w:eastAsia="en-US"/>
        </w:rPr>
        <w:t>();</w:t>
      </w:r>
      <w:r w:rsidRPr="000A4075">
        <w:rPr>
          <w:rFonts w:ascii="Monaco" w:hAnsi="Monaco" w:cs="Monaco"/>
          <w:sz w:val="14"/>
          <w:szCs w:val="22"/>
          <w:highlight w:val="white"/>
          <w:lang w:val="en-US" w:eastAsia="en-US"/>
        </w:rPr>
        <w:t xml:space="preserve"> </w:t>
      </w:r>
    </w:p>
    <w:p w:rsidR="000A4075" w:rsidRPr="000A4075" w:rsidRDefault="000A4075" w:rsidP="000A4075">
      <w:pPr>
        <w:widowControl w:val="0"/>
        <w:autoSpaceDE w:val="0"/>
        <w:autoSpaceDN w:val="0"/>
        <w:adjustRightInd w:val="0"/>
        <w:ind w:firstLine="0"/>
        <w:jc w:val="left"/>
        <w:rPr>
          <w:rFonts w:ascii="Monaco" w:hAnsi="Monaco" w:cs="Monaco"/>
          <w:sz w:val="14"/>
          <w:szCs w:val="22"/>
          <w:lang w:val="en-US" w:eastAsia="en-US"/>
        </w:rPr>
      </w:pPr>
      <w:r w:rsidRPr="000A4075">
        <w:rPr>
          <w:rFonts w:ascii="Monaco" w:hAnsi="Monaco" w:cs="Monaco"/>
          <w:sz w:val="14"/>
          <w:szCs w:val="22"/>
          <w:highlight w:val="white"/>
          <w:lang w:val="en-US" w:eastAsia="en-US"/>
        </w:rPr>
        <w:t xml:space="preserve">    </w:t>
      </w:r>
      <w:proofErr w:type="spellStart"/>
      <w:proofErr w:type="gramStart"/>
      <w:r w:rsidRPr="000A4075">
        <w:rPr>
          <w:rFonts w:ascii="Monaco" w:hAnsi="Monaco" w:cs="Monaco"/>
          <w:color w:val="000000"/>
          <w:sz w:val="14"/>
          <w:szCs w:val="22"/>
          <w:highlight w:val="white"/>
          <w:lang w:val="en-US" w:eastAsia="en-US"/>
        </w:rPr>
        <w:t>xhr</w:t>
      </w:r>
      <w:r w:rsidRPr="000A4075">
        <w:rPr>
          <w:rFonts w:ascii="Monaco" w:hAnsi="Monaco" w:cs="Monaco"/>
          <w:color w:val="5C5C5C"/>
          <w:sz w:val="14"/>
          <w:szCs w:val="22"/>
          <w:highlight w:val="white"/>
          <w:lang w:val="en-US" w:eastAsia="en-US"/>
        </w:rPr>
        <w:t>.</w:t>
      </w:r>
      <w:r w:rsidRPr="000A4075">
        <w:rPr>
          <w:rFonts w:ascii="Monaco" w:hAnsi="Monaco" w:cs="Monaco"/>
          <w:color w:val="000000"/>
          <w:sz w:val="14"/>
          <w:szCs w:val="22"/>
          <w:highlight w:val="white"/>
          <w:lang w:val="en-US" w:eastAsia="en-US"/>
        </w:rPr>
        <w:t>onreadystatechange</w:t>
      </w:r>
      <w:proofErr w:type="spellEnd"/>
      <w:proofErr w:type="gramEnd"/>
      <w:r w:rsidRPr="000A4075">
        <w:rPr>
          <w:rFonts w:ascii="Monaco" w:hAnsi="Monaco" w:cs="Monaco"/>
          <w:sz w:val="14"/>
          <w:szCs w:val="22"/>
          <w:highlight w:val="white"/>
          <w:lang w:val="en-US" w:eastAsia="en-US"/>
        </w:rPr>
        <w:t xml:space="preserve"> </w:t>
      </w:r>
      <w:r w:rsidRPr="000A4075">
        <w:rPr>
          <w:rFonts w:ascii="Monaco" w:hAnsi="Monaco" w:cs="Monaco"/>
          <w:color w:val="5C5C5C"/>
          <w:sz w:val="14"/>
          <w:szCs w:val="22"/>
          <w:highlight w:val="white"/>
          <w:lang w:val="en-US" w:eastAsia="en-US"/>
        </w:rPr>
        <w:t>=</w:t>
      </w:r>
      <w:r w:rsidRPr="000A4075">
        <w:rPr>
          <w:rFonts w:ascii="Monaco" w:hAnsi="Monaco" w:cs="Monaco"/>
          <w:sz w:val="14"/>
          <w:szCs w:val="22"/>
          <w:highlight w:val="white"/>
          <w:lang w:val="en-US" w:eastAsia="en-US"/>
        </w:rPr>
        <w:t xml:space="preserve"> </w:t>
      </w:r>
      <w:r w:rsidRPr="000A4075">
        <w:rPr>
          <w:rFonts w:ascii="Monaco" w:hAnsi="Monaco" w:cs="Monaco"/>
          <w:b/>
          <w:bCs/>
          <w:color w:val="0000C0"/>
          <w:sz w:val="14"/>
          <w:szCs w:val="22"/>
          <w:highlight w:val="white"/>
          <w:lang w:val="en-US" w:eastAsia="en-US"/>
        </w:rPr>
        <w:t>function</w:t>
      </w:r>
      <w:r w:rsidRPr="000A4075">
        <w:rPr>
          <w:rFonts w:ascii="Monaco" w:hAnsi="Monaco" w:cs="Monaco"/>
          <w:color w:val="5C5C5C"/>
          <w:sz w:val="14"/>
          <w:szCs w:val="22"/>
          <w:highlight w:val="white"/>
          <w:lang w:val="en-US" w:eastAsia="en-US"/>
        </w:rPr>
        <w:t>(){</w:t>
      </w:r>
    </w:p>
    <w:p w:rsidR="000A4075" w:rsidRPr="000A4075" w:rsidRDefault="000A4075" w:rsidP="000A4075">
      <w:pPr>
        <w:widowControl w:val="0"/>
        <w:autoSpaceDE w:val="0"/>
        <w:autoSpaceDN w:val="0"/>
        <w:adjustRightInd w:val="0"/>
        <w:ind w:firstLine="0"/>
        <w:jc w:val="left"/>
        <w:rPr>
          <w:rFonts w:ascii="Monaco" w:hAnsi="Monaco" w:cs="Monaco"/>
          <w:sz w:val="14"/>
          <w:szCs w:val="22"/>
          <w:lang w:val="en-US" w:eastAsia="en-US"/>
        </w:rPr>
      </w:pPr>
      <w:r>
        <w:rPr>
          <w:rFonts w:ascii="Monaco" w:hAnsi="Monaco" w:cs="Monaco"/>
          <w:sz w:val="14"/>
          <w:szCs w:val="22"/>
          <w:highlight w:val="white"/>
          <w:lang w:val="en-US" w:eastAsia="en-US"/>
        </w:rPr>
        <w:t xml:space="preserve">      </w:t>
      </w:r>
      <w:proofErr w:type="gramStart"/>
      <w:r w:rsidRPr="000A4075">
        <w:rPr>
          <w:rFonts w:ascii="Monaco" w:hAnsi="Monaco" w:cs="Monaco"/>
          <w:b/>
          <w:bCs/>
          <w:color w:val="0000C0"/>
          <w:sz w:val="14"/>
          <w:szCs w:val="22"/>
          <w:highlight w:val="white"/>
          <w:lang w:val="en-US" w:eastAsia="en-US"/>
        </w:rPr>
        <w:t>if</w:t>
      </w:r>
      <w:proofErr w:type="gramEnd"/>
      <w:r w:rsidRPr="000A4075">
        <w:rPr>
          <w:rFonts w:ascii="Monaco" w:hAnsi="Monaco" w:cs="Monaco"/>
          <w:color w:val="5C5C5C"/>
          <w:sz w:val="14"/>
          <w:szCs w:val="22"/>
          <w:highlight w:val="white"/>
          <w:lang w:val="en-US" w:eastAsia="en-US"/>
        </w:rPr>
        <w:t>(</w:t>
      </w:r>
      <w:proofErr w:type="spellStart"/>
      <w:r w:rsidRPr="000A4075">
        <w:rPr>
          <w:rFonts w:ascii="Monaco" w:hAnsi="Monaco" w:cs="Monaco"/>
          <w:color w:val="000000"/>
          <w:sz w:val="14"/>
          <w:szCs w:val="22"/>
          <w:highlight w:val="white"/>
          <w:lang w:val="en-US" w:eastAsia="en-US"/>
        </w:rPr>
        <w:t>xhr</w:t>
      </w:r>
      <w:r w:rsidRPr="000A4075">
        <w:rPr>
          <w:rFonts w:ascii="Monaco" w:hAnsi="Monaco" w:cs="Monaco"/>
          <w:color w:val="5C5C5C"/>
          <w:sz w:val="14"/>
          <w:szCs w:val="22"/>
          <w:highlight w:val="white"/>
          <w:lang w:val="en-US" w:eastAsia="en-US"/>
        </w:rPr>
        <w:t>.</w:t>
      </w:r>
      <w:r w:rsidRPr="000A4075">
        <w:rPr>
          <w:rFonts w:ascii="Monaco" w:hAnsi="Monaco" w:cs="Monaco"/>
          <w:color w:val="000000"/>
          <w:sz w:val="14"/>
          <w:szCs w:val="22"/>
          <w:highlight w:val="white"/>
          <w:lang w:val="en-US" w:eastAsia="en-US"/>
        </w:rPr>
        <w:t>readyState</w:t>
      </w:r>
      <w:proofErr w:type="spellEnd"/>
      <w:r w:rsidRPr="000A4075">
        <w:rPr>
          <w:rFonts w:ascii="Monaco" w:hAnsi="Monaco" w:cs="Monaco"/>
          <w:sz w:val="14"/>
          <w:szCs w:val="22"/>
          <w:highlight w:val="white"/>
          <w:lang w:val="en-US" w:eastAsia="en-US"/>
        </w:rPr>
        <w:t xml:space="preserve"> </w:t>
      </w:r>
      <w:r w:rsidRPr="000A4075">
        <w:rPr>
          <w:rFonts w:ascii="Monaco" w:hAnsi="Monaco" w:cs="Monaco"/>
          <w:color w:val="5C5C5C"/>
          <w:sz w:val="14"/>
          <w:szCs w:val="22"/>
          <w:highlight w:val="white"/>
          <w:lang w:val="en-US" w:eastAsia="en-US"/>
        </w:rPr>
        <w:t>!=</w:t>
      </w:r>
      <w:r w:rsidRPr="000A4075">
        <w:rPr>
          <w:rFonts w:ascii="Monaco" w:hAnsi="Monaco" w:cs="Monaco"/>
          <w:sz w:val="14"/>
          <w:szCs w:val="22"/>
          <w:highlight w:val="white"/>
          <w:lang w:val="en-US" w:eastAsia="en-US"/>
        </w:rPr>
        <w:t xml:space="preserve"> </w:t>
      </w:r>
      <w:r w:rsidRPr="000A4075">
        <w:rPr>
          <w:rFonts w:ascii="Monaco" w:hAnsi="Monaco" w:cs="Monaco"/>
          <w:color w:val="004080"/>
          <w:sz w:val="14"/>
          <w:szCs w:val="22"/>
          <w:highlight w:val="white"/>
          <w:lang w:val="en-US" w:eastAsia="en-US"/>
        </w:rPr>
        <w:t>4</w:t>
      </w:r>
      <w:r w:rsidRPr="000A4075">
        <w:rPr>
          <w:rFonts w:ascii="Monaco" w:hAnsi="Monaco" w:cs="Monaco"/>
          <w:color w:val="5C5C5C"/>
          <w:sz w:val="14"/>
          <w:szCs w:val="22"/>
          <w:highlight w:val="white"/>
          <w:lang w:val="en-US" w:eastAsia="en-US"/>
        </w:rPr>
        <w:t>)</w:t>
      </w:r>
      <w:r w:rsidRPr="000A4075">
        <w:rPr>
          <w:rFonts w:ascii="Monaco" w:hAnsi="Monaco" w:cs="Monaco"/>
          <w:sz w:val="14"/>
          <w:szCs w:val="22"/>
          <w:highlight w:val="white"/>
          <w:lang w:val="en-US" w:eastAsia="en-US"/>
        </w:rPr>
        <w:t xml:space="preserve"> </w:t>
      </w:r>
      <w:r w:rsidRPr="000A4075">
        <w:rPr>
          <w:rFonts w:ascii="Monaco" w:hAnsi="Monaco" w:cs="Monaco"/>
          <w:b/>
          <w:bCs/>
          <w:color w:val="0000C0"/>
          <w:sz w:val="14"/>
          <w:szCs w:val="22"/>
          <w:highlight w:val="white"/>
          <w:lang w:val="en-US" w:eastAsia="en-US"/>
        </w:rPr>
        <w:t>return</w:t>
      </w:r>
      <w:r w:rsidRPr="000A4075">
        <w:rPr>
          <w:rFonts w:ascii="Monaco" w:hAnsi="Monaco" w:cs="Monaco"/>
          <w:color w:val="5C5C5C"/>
          <w:sz w:val="14"/>
          <w:szCs w:val="22"/>
          <w:highlight w:val="white"/>
          <w:lang w:val="en-US" w:eastAsia="en-US"/>
        </w:rPr>
        <w:t>;</w:t>
      </w:r>
    </w:p>
    <w:p w:rsidR="000A4075" w:rsidRPr="000A4075" w:rsidRDefault="000A4075" w:rsidP="000A4075">
      <w:pPr>
        <w:widowControl w:val="0"/>
        <w:autoSpaceDE w:val="0"/>
        <w:autoSpaceDN w:val="0"/>
        <w:adjustRightInd w:val="0"/>
        <w:ind w:firstLine="0"/>
        <w:jc w:val="left"/>
        <w:rPr>
          <w:rFonts w:ascii="Monaco" w:hAnsi="Monaco" w:cs="Monaco"/>
          <w:sz w:val="14"/>
          <w:szCs w:val="22"/>
          <w:lang w:val="en-US" w:eastAsia="en-US"/>
        </w:rPr>
      </w:pPr>
      <w:r>
        <w:rPr>
          <w:rFonts w:ascii="Monaco" w:hAnsi="Monaco" w:cs="Monaco"/>
          <w:sz w:val="14"/>
          <w:szCs w:val="22"/>
          <w:highlight w:val="white"/>
          <w:lang w:val="en-US" w:eastAsia="en-US"/>
        </w:rPr>
        <w:t xml:space="preserve">      </w:t>
      </w:r>
      <w:proofErr w:type="spellStart"/>
      <w:r w:rsidRPr="000A4075">
        <w:rPr>
          <w:rFonts w:ascii="Monaco" w:hAnsi="Monaco" w:cs="Monaco"/>
          <w:color w:val="000000"/>
          <w:sz w:val="14"/>
          <w:szCs w:val="22"/>
          <w:highlight w:val="white"/>
          <w:lang w:val="en-US" w:eastAsia="en-US"/>
        </w:rPr>
        <w:t>resposta</w:t>
      </w:r>
      <w:r w:rsidRPr="000A4075">
        <w:rPr>
          <w:rFonts w:ascii="Monaco" w:hAnsi="Monaco" w:cs="Monaco"/>
          <w:color w:val="5C5C5C"/>
          <w:sz w:val="14"/>
          <w:szCs w:val="22"/>
          <w:highlight w:val="white"/>
          <w:lang w:val="en-US" w:eastAsia="en-US"/>
        </w:rPr>
        <w:t>.</w:t>
      </w:r>
      <w:r w:rsidRPr="000A4075">
        <w:rPr>
          <w:rFonts w:ascii="Monaco" w:hAnsi="Monaco" w:cs="Monaco"/>
          <w:color w:val="000000"/>
          <w:sz w:val="14"/>
          <w:szCs w:val="22"/>
          <w:highlight w:val="white"/>
          <w:lang w:val="en-US" w:eastAsia="en-US"/>
        </w:rPr>
        <w:t>innerHTML</w:t>
      </w:r>
      <w:proofErr w:type="spellEnd"/>
      <w:r w:rsidRPr="000A4075">
        <w:rPr>
          <w:rFonts w:ascii="Monaco" w:hAnsi="Monaco" w:cs="Monaco"/>
          <w:sz w:val="14"/>
          <w:szCs w:val="22"/>
          <w:highlight w:val="white"/>
          <w:lang w:val="en-US" w:eastAsia="en-US"/>
        </w:rPr>
        <w:t xml:space="preserve"> </w:t>
      </w:r>
      <w:r w:rsidRPr="000A4075">
        <w:rPr>
          <w:rFonts w:ascii="Monaco" w:hAnsi="Monaco" w:cs="Monaco"/>
          <w:color w:val="5C5C5C"/>
          <w:sz w:val="14"/>
          <w:szCs w:val="22"/>
          <w:highlight w:val="white"/>
          <w:lang w:val="en-US" w:eastAsia="en-US"/>
        </w:rPr>
        <w:t>=</w:t>
      </w:r>
      <w:r w:rsidRPr="000A4075">
        <w:rPr>
          <w:rFonts w:ascii="Monaco" w:hAnsi="Monaco" w:cs="Monaco"/>
          <w:sz w:val="14"/>
          <w:szCs w:val="22"/>
          <w:highlight w:val="white"/>
          <w:lang w:val="en-US" w:eastAsia="en-US"/>
        </w:rPr>
        <w:t xml:space="preserve"> </w:t>
      </w:r>
      <w:proofErr w:type="spellStart"/>
      <w:r w:rsidRPr="000A4075">
        <w:rPr>
          <w:rFonts w:ascii="Monaco" w:hAnsi="Monaco" w:cs="Monaco"/>
          <w:color w:val="000000"/>
          <w:sz w:val="14"/>
          <w:szCs w:val="22"/>
          <w:highlight w:val="white"/>
          <w:lang w:val="en-US" w:eastAsia="en-US"/>
        </w:rPr>
        <w:t>xhr</w:t>
      </w:r>
      <w:r w:rsidRPr="000A4075">
        <w:rPr>
          <w:rFonts w:ascii="Monaco" w:hAnsi="Monaco" w:cs="Monaco"/>
          <w:color w:val="5C5C5C"/>
          <w:sz w:val="14"/>
          <w:szCs w:val="22"/>
          <w:highlight w:val="white"/>
          <w:lang w:val="en-US" w:eastAsia="en-US"/>
        </w:rPr>
        <w:t>.</w:t>
      </w:r>
      <w:r w:rsidRPr="000A4075">
        <w:rPr>
          <w:rFonts w:ascii="Monaco" w:hAnsi="Monaco" w:cs="Monaco"/>
          <w:color w:val="000000"/>
          <w:sz w:val="14"/>
          <w:szCs w:val="22"/>
          <w:highlight w:val="white"/>
          <w:lang w:val="en-US" w:eastAsia="en-US"/>
        </w:rPr>
        <w:t>responseText</w:t>
      </w:r>
      <w:proofErr w:type="spellEnd"/>
      <w:r w:rsidRPr="000A4075">
        <w:rPr>
          <w:rFonts w:ascii="Monaco" w:hAnsi="Monaco" w:cs="Monaco"/>
          <w:color w:val="5C5C5C"/>
          <w:sz w:val="14"/>
          <w:szCs w:val="22"/>
          <w:highlight w:val="white"/>
          <w:lang w:val="en-US" w:eastAsia="en-US"/>
        </w:rPr>
        <w:t>;</w:t>
      </w:r>
    </w:p>
    <w:p w:rsidR="000A4075" w:rsidRPr="000A4075" w:rsidRDefault="000A4075" w:rsidP="000A4075">
      <w:pPr>
        <w:widowControl w:val="0"/>
        <w:autoSpaceDE w:val="0"/>
        <w:autoSpaceDN w:val="0"/>
        <w:adjustRightInd w:val="0"/>
        <w:ind w:firstLine="0"/>
        <w:jc w:val="left"/>
        <w:rPr>
          <w:rFonts w:ascii="Monaco" w:hAnsi="Monaco" w:cs="Monaco"/>
          <w:sz w:val="14"/>
          <w:szCs w:val="22"/>
          <w:lang w:val="en-US" w:eastAsia="en-US"/>
        </w:rPr>
      </w:pPr>
      <w:r>
        <w:rPr>
          <w:rFonts w:ascii="Monaco" w:hAnsi="Monaco" w:cs="Monaco"/>
          <w:sz w:val="14"/>
          <w:szCs w:val="22"/>
          <w:highlight w:val="white"/>
          <w:lang w:val="en-US" w:eastAsia="en-US"/>
        </w:rPr>
        <w:t xml:space="preserve">      </w:t>
      </w:r>
      <w:proofErr w:type="spellStart"/>
      <w:r w:rsidRPr="000A4075">
        <w:rPr>
          <w:rFonts w:ascii="Monaco" w:hAnsi="Monaco" w:cs="Monaco"/>
          <w:color w:val="000000"/>
          <w:sz w:val="14"/>
          <w:szCs w:val="22"/>
          <w:highlight w:val="white"/>
          <w:lang w:val="en-US" w:eastAsia="en-US"/>
        </w:rPr>
        <w:t>resposta</w:t>
      </w:r>
      <w:r w:rsidRPr="000A4075">
        <w:rPr>
          <w:rFonts w:ascii="Monaco" w:hAnsi="Monaco" w:cs="Monaco"/>
          <w:color w:val="5C5C5C"/>
          <w:sz w:val="14"/>
          <w:szCs w:val="22"/>
          <w:highlight w:val="white"/>
          <w:lang w:val="en-US" w:eastAsia="en-US"/>
        </w:rPr>
        <w:t>.</w:t>
      </w:r>
      <w:r w:rsidRPr="000A4075">
        <w:rPr>
          <w:rFonts w:ascii="Monaco" w:hAnsi="Monaco" w:cs="Monaco"/>
          <w:color w:val="000000"/>
          <w:sz w:val="14"/>
          <w:szCs w:val="22"/>
          <w:highlight w:val="white"/>
          <w:lang w:val="en-US" w:eastAsia="en-US"/>
        </w:rPr>
        <w:t>style</w:t>
      </w:r>
      <w:r w:rsidRPr="000A4075">
        <w:rPr>
          <w:rFonts w:ascii="Monaco" w:hAnsi="Monaco" w:cs="Monaco"/>
          <w:color w:val="5C5C5C"/>
          <w:sz w:val="14"/>
          <w:szCs w:val="22"/>
          <w:highlight w:val="white"/>
          <w:lang w:val="en-US" w:eastAsia="en-US"/>
        </w:rPr>
        <w:t>.</w:t>
      </w:r>
      <w:r w:rsidRPr="000A4075">
        <w:rPr>
          <w:rFonts w:ascii="Monaco" w:hAnsi="Monaco" w:cs="Monaco"/>
          <w:color w:val="000000"/>
          <w:sz w:val="14"/>
          <w:szCs w:val="22"/>
          <w:highlight w:val="white"/>
          <w:lang w:val="en-US" w:eastAsia="en-US"/>
        </w:rPr>
        <w:t>backgroundColor</w:t>
      </w:r>
      <w:proofErr w:type="spellEnd"/>
      <w:r w:rsidRPr="000A4075">
        <w:rPr>
          <w:rFonts w:ascii="Monaco" w:hAnsi="Monaco" w:cs="Monaco"/>
          <w:sz w:val="14"/>
          <w:szCs w:val="22"/>
          <w:highlight w:val="white"/>
          <w:lang w:val="en-US" w:eastAsia="en-US"/>
        </w:rPr>
        <w:t xml:space="preserve"> </w:t>
      </w:r>
      <w:r w:rsidRPr="000A4075">
        <w:rPr>
          <w:rFonts w:ascii="Monaco" w:hAnsi="Monaco" w:cs="Monaco"/>
          <w:color w:val="5C5C5C"/>
          <w:sz w:val="14"/>
          <w:szCs w:val="22"/>
          <w:highlight w:val="white"/>
          <w:lang w:val="en-US" w:eastAsia="en-US"/>
        </w:rPr>
        <w:t>=</w:t>
      </w:r>
      <w:r w:rsidRPr="000A4075">
        <w:rPr>
          <w:rFonts w:ascii="Monaco" w:hAnsi="Monaco" w:cs="Monaco"/>
          <w:sz w:val="14"/>
          <w:szCs w:val="22"/>
          <w:highlight w:val="white"/>
          <w:lang w:val="en-US" w:eastAsia="en-US"/>
        </w:rPr>
        <w:t xml:space="preserve"> </w:t>
      </w:r>
      <w:r w:rsidRPr="000A4075">
        <w:rPr>
          <w:rFonts w:ascii="Monaco" w:hAnsi="Monaco" w:cs="Monaco"/>
          <w:color w:val="005C00"/>
          <w:sz w:val="14"/>
          <w:szCs w:val="22"/>
          <w:highlight w:val="white"/>
          <w:lang w:val="en-US" w:eastAsia="en-US"/>
        </w:rPr>
        <w:t>"#99FF33"</w:t>
      </w:r>
      <w:r w:rsidRPr="000A4075">
        <w:rPr>
          <w:rFonts w:ascii="Monaco" w:hAnsi="Monaco" w:cs="Monaco"/>
          <w:color w:val="5C5C5C"/>
          <w:sz w:val="14"/>
          <w:szCs w:val="22"/>
          <w:highlight w:val="white"/>
          <w:lang w:val="en-US" w:eastAsia="en-US"/>
        </w:rPr>
        <w:t>;</w:t>
      </w:r>
      <w:r w:rsidRPr="000A4075">
        <w:rPr>
          <w:rFonts w:ascii="Monaco" w:hAnsi="Monaco" w:cs="Monaco"/>
          <w:sz w:val="14"/>
          <w:szCs w:val="22"/>
          <w:highlight w:val="white"/>
          <w:lang w:val="en-US" w:eastAsia="en-US"/>
        </w:rPr>
        <w:t xml:space="preserve"> </w:t>
      </w:r>
    </w:p>
    <w:p w:rsidR="000A4075" w:rsidRPr="00B41EB0" w:rsidRDefault="000A4075" w:rsidP="000A4075">
      <w:pPr>
        <w:widowControl w:val="0"/>
        <w:autoSpaceDE w:val="0"/>
        <w:autoSpaceDN w:val="0"/>
        <w:adjustRightInd w:val="0"/>
        <w:ind w:firstLine="0"/>
        <w:jc w:val="left"/>
        <w:rPr>
          <w:rFonts w:ascii="Monaco" w:hAnsi="Monaco" w:cs="Monaco"/>
          <w:sz w:val="14"/>
          <w:szCs w:val="22"/>
          <w:lang w:val="en-US" w:eastAsia="en-US"/>
        </w:rPr>
      </w:pPr>
      <w:r w:rsidRPr="000A4075">
        <w:rPr>
          <w:rFonts w:ascii="Monaco" w:hAnsi="Monaco" w:cs="Monaco"/>
          <w:sz w:val="14"/>
          <w:szCs w:val="22"/>
          <w:highlight w:val="white"/>
          <w:lang w:val="en-US" w:eastAsia="en-US"/>
        </w:rPr>
        <w:t xml:space="preserve">    </w:t>
      </w:r>
      <w:r w:rsidRPr="00B41EB0">
        <w:rPr>
          <w:rFonts w:ascii="Monaco" w:hAnsi="Monaco" w:cs="Monaco"/>
          <w:color w:val="5C5C5C"/>
          <w:sz w:val="14"/>
          <w:szCs w:val="22"/>
          <w:highlight w:val="white"/>
          <w:lang w:val="en-US" w:eastAsia="en-US"/>
        </w:rPr>
        <w:t>};</w:t>
      </w:r>
    </w:p>
    <w:p w:rsidR="000A4075" w:rsidRPr="00B41EB0" w:rsidRDefault="000A4075" w:rsidP="000A4075">
      <w:pPr>
        <w:widowControl w:val="0"/>
        <w:autoSpaceDE w:val="0"/>
        <w:autoSpaceDN w:val="0"/>
        <w:adjustRightInd w:val="0"/>
        <w:ind w:firstLine="0"/>
        <w:jc w:val="left"/>
        <w:rPr>
          <w:rFonts w:ascii="Monaco" w:hAnsi="Monaco" w:cs="Monaco"/>
          <w:sz w:val="14"/>
          <w:szCs w:val="22"/>
          <w:lang w:val="en-US" w:eastAsia="en-US"/>
        </w:rPr>
      </w:pPr>
      <w:r w:rsidRPr="00B41EB0">
        <w:rPr>
          <w:rFonts w:ascii="Monaco" w:hAnsi="Monaco" w:cs="Monaco"/>
          <w:sz w:val="14"/>
          <w:szCs w:val="22"/>
          <w:highlight w:val="white"/>
          <w:lang w:val="en-US" w:eastAsia="en-US"/>
        </w:rPr>
        <w:t xml:space="preserve">    </w:t>
      </w:r>
      <w:proofErr w:type="spellStart"/>
      <w:proofErr w:type="gramStart"/>
      <w:r w:rsidRPr="00B41EB0">
        <w:rPr>
          <w:rFonts w:ascii="Monaco" w:hAnsi="Monaco" w:cs="Monaco"/>
          <w:color w:val="000000"/>
          <w:sz w:val="14"/>
          <w:szCs w:val="22"/>
          <w:highlight w:val="white"/>
          <w:lang w:val="en-US" w:eastAsia="en-US"/>
        </w:rPr>
        <w:t>xhr</w:t>
      </w:r>
      <w:r w:rsidRPr="00B41EB0">
        <w:rPr>
          <w:rFonts w:ascii="Monaco" w:hAnsi="Monaco" w:cs="Monaco"/>
          <w:color w:val="5C5C5C"/>
          <w:sz w:val="14"/>
          <w:szCs w:val="22"/>
          <w:highlight w:val="white"/>
          <w:lang w:val="en-US" w:eastAsia="en-US"/>
        </w:rPr>
        <w:t>.</w:t>
      </w:r>
      <w:r w:rsidRPr="00B41EB0">
        <w:rPr>
          <w:rFonts w:ascii="Monaco" w:hAnsi="Monaco" w:cs="Monaco"/>
          <w:color w:val="000000"/>
          <w:sz w:val="14"/>
          <w:szCs w:val="22"/>
          <w:highlight w:val="white"/>
          <w:lang w:val="en-US" w:eastAsia="en-US"/>
        </w:rPr>
        <w:t>onerror</w:t>
      </w:r>
      <w:proofErr w:type="spellEnd"/>
      <w:proofErr w:type="gramEnd"/>
      <w:r w:rsidRPr="00B41EB0">
        <w:rPr>
          <w:rFonts w:ascii="Monaco" w:hAnsi="Monaco" w:cs="Monaco"/>
          <w:sz w:val="14"/>
          <w:szCs w:val="22"/>
          <w:highlight w:val="white"/>
          <w:lang w:val="en-US" w:eastAsia="en-US"/>
        </w:rPr>
        <w:t xml:space="preserve"> </w:t>
      </w:r>
      <w:r w:rsidRPr="00B41EB0">
        <w:rPr>
          <w:rFonts w:ascii="Monaco" w:hAnsi="Monaco" w:cs="Monaco"/>
          <w:color w:val="5C5C5C"/>
          <w:sz w:val="14"/>
          <w:szCs w:val="22"/>
          <w:highlight w:val="white"/>
          <w:lang w:val="en-US" w:eastAsia="en-US"/>
        </w:rPr>
        <w:t>=</w:t>
      </w:r>
      <w:r w:rsidRPr="00B41EB0">
        <w:rPr>
          <w:rFonts w:ascii="Monaco" w:hAnsi="Monaco" w:cs="Monaco"/>
          <w:sz w:val="14"/>
          <w:szCs w:val="22"/>
          <w:highlight w:val="white"/>
          <w:lang w:val="en-US" w:eastAsia="en-US"/>
        </w:rPr>
        <w:t xml:space="preserve"> </w:t>
      </w:r>
      <w:r w:rsidRPr="00B41EB0">
        <w:rPr>
          <w:rFonts w:ascii="Monaco" w:hAnsi="Monaco" w:cs="Monaco"/>
          <w:b/>
          <w:bCs/>
          <w:color w:val="0000C0"/>
          <w:sz w:val="14"/>
          <w:szCs w:val="22"/>
          <w:highlight w:val="white"/>
          <w:lang w:val="en-US" w:eastAsia="en-US"/>
        </w:rPr>
        <w:t>function</w:t>
      </w:r>
      <w:r w:rsidRPr="00B41EB0">
        <w:rPr>
          <w:rFonts w:ascii="Monaco" w:hAnsi="Monaco" w:cs="Monaco"/>
          <w:color w:val="5C5C5C"/>
          <w:sz w:val="14"/>
          <w:szCs w:val="22"/>
          <w:highlight w:val="white"/>
          <w:lang w:val="en-US" w:eastAsia="en-US"/>
        </w:rPr>
        <w:t>(){</w:t>
      </w:r>
    </w:p>
    <w:p w:rsidR="000A4075" w:rsidRPr="00E5373D" w:rsidRDefault="000A4075" w:rsidP="000A4075">
      <w:pPr>
        <w:widowControl w:val="0"/>
        <w:autoSpaceDE w:val="0"/>
        <w:autoSpaceDN w:val="0"/>
        <w:adjustRightInd w:val="0"/>
        <w:ind w:firstLine="0"/>
        <w:jc w:val="left"/>
        <w:rPr>
          <w:rFonts w:ascii="Monaco" w:hAnsi="Monaco" w:cs="Monaco"/>
          <w:sz w:val="14"/>
          <w:szCs w:val="22"/>
          <w:lang w:eastAsia="en-US"/>
        </w:rPr>
      </w:pPr>
      <w:r w:rsidRPr="00B41EB0">
        <w:rPr>
          <w:rFonts w:ascii="Monaco" w:hAnsi="Monaco" w:cs="Monaco"/>
          <w:sz w:val="14"/>
          <w:szCs w:val="22"/>
          <w:highlight w:val="white"/>
          <w:lang w:val="en-US" w:eastAsia="en-US"/>
        </w:rPr>
        <w:t xml:space="preserve">      </w:t>
      </w:r>
      <w:r w:rsidRPr="00E5373D">
        <w:rPr>
          <w:rFonts w:ascii="Monaco" w:hAnsi="Monaco" w:cs="Monaco"/>
          <w:color w:val="000000"/>
          <w:sz w:val="14"/>
          <w:szCs w:val="22"/>
          <w:highlight w:val="white"/>
          <w:lang w:eastAsia="en-US"/>
        </w:rPr>
        <w:t>resposta</w:t>
      </w:r>
      <w:r w:rsidRPr="00E5373D">
        <w:rPr>
          <w:rFonts w:ascii="Monaco" w:hAnsi="Monaco" w:cs="Monaco"/>
          <w:color w:val="5C5C5C"/>
          <w:sz w:val="14"/>
          <w:szCs w:val="22"/>
          <w:highlight w:val="white"/>
          <w:lang w:eastAsia="en-US"/>
        </w:rPr>
        <w:t>.</w:t>
      </w:r>
      <w:proofErr w:type="spellStart"/>
      <w:r w:rsidRPr="00E5373D">
        <w:rPr>
          <w:rFonts w:ascii="Monaco" w:hAnsi="Monaco" w:cs="Monaco"/>
          <w:color w:val="000000"/>
          <w:sz w:val="14"/>
          <w:szCs w:val="22"/>
          <w:highlight w:val="white"/>
          <w:lang w:eastAsia="en-US"/>
        </w:rPr>
        <w:t>innerHTML</w:t>
      </w:r>
      <w:proofErr w:type="spellEnd"/>
      <w:r w:rsidRPr="00E5373D">
        <w:rPr>
          <w:rFonts w:ascii="Monaco" w:hAnsi="Monaco" w:cs="Monaco"/>
          <w:sz w:val="14"/>
          <w:szCs w:val="22"/>
          <w:highlight w:val="white"/>
          <w:lang w:eastAsia="en-US"/>
        </w:rPr>
        <w:t xml:space="preserve"> </w:t>
      </w:r>
      <w:r w:rsidRPr="00E5373D">
        <w:rPr>
          <w:rFonts w:ascii="Monaco" w:hAnsi="Monaco" w:cs="Monaco"/>
          <w:color w:val="5C5C5C"/>
          <w:sz w:val="14"/>
          <w:szCs w:val="22"/>
          <w:highlight w:val="white"/>
          <w:lang w:eastAsia="en-US"/>
        </w:rPr>
        <w:t>=</w:t>
      </w:r>
      <w:r w:rsidRPr="00E5373D">
        <w:rPr>
          <w:rFonts w:ascii="Monaco" w:hAnsi="Monaco" w:cs="Monaco"/>
          <w:sz w:val="14"/>
          <w:szCs w:val="22"/>
          <w:highlight w:val="white"/>
          <w:lang w:eastAsia="en-US"/>
        </w:rPr>
        <w:t xml:space="preserve"> </w:t>
      </w:r>
      <w:r w:rsidRPr="00E5373D">
        <w:rPr>
          <w:rFonts w:ascii="Monaco" w:hAnsi="Monaco" w:cs="Monaco"/>
          <w:color w:val="005C00"/>
          <w:sz w:val="14"/>
          <w:szCs w:val="22"/>
          <w:highlight w:val="white"/>
          <w:lang w:eastAsia="en-US"/>
        </w:rPr>
        <w:t>"Erro ao consumir serviços."</w:t>
      </w:r>
      <w:r w:rsidRPr="00E5373D">
        <w:rPr>
          <w:rFonts w:ascii="Monaco" w:hAnsi="Monaco" w:cs="Monaco"/>
          <w:color w:val="5C5C5C"/>
          <w:sz w:val="14"/>
          <w:szCs w:val="22"/>
          <w:highlight w:val="white"/>
          <w:lang w:eastAsia="en-US"/>
        </w:rPr>
        <w:t>;</w:t>
      </w:r>
    </w:p>
    <w:p w:rsidR="000A4075" w:rsidRPr="000A4075" w:rsidRDefault="000A4075" w:rsidP="000A4075">
      <w:pPr>
        <w:widowControl w:val="0"/>
        <w:autoSpaceDE w:val="0"/>
        <w:autoSpaceDN w:val="0"/>
        <w:adjustRightInd w:val="0"/>
        <w:ind w:firstLine="0"/>
        <w:jc w:val="left"/>
        <w:rPr>
          <w:rFonts w:ascii="Monaco" w:hAnsi="Monaco" w:cs="Monaco"/>
          <w:sz w:val="14"/>
          <w:szCs w:val="22"/>
          <w:lang w:val="en-US" w:eastAsia="en-US"/>
        </w:rPr>
      </w:pPr>
      <w:r w:rsidRPr="00E5373D">
        <w:rPr>
          <w:rFonts w:ascii="Monaco" w:hAnsi="Monaco" w:cs="Monaco"/>
          <w:sz w:val="14"/>
          <w:szCs w:val="22"/>
          <w:highlight w:val="white"/>
          <w:lang w:eastAsia="en-US"/>
        </w:rPr>
        <w:t xml:space="preserve">      </w:t>
      </w:r>
      <w:proofErr w:type="spellStart"/>
      <w:r w:rsidRPr="000A4075">
        <w:rPr>
          <w:rFonts w:ascii="Monaco" w:hAnsi="Monaco" w:cs="Monaco"/>
          <w:color w:val="000000"/>
          <w:sz w:val="14"/>
          <w:szCs w:val="22"/>
          <w:highlight w:val="white"/>
          <w:lang w:val="en-US" w:eastAsia="en-US"/>
        </w:rPr>
        <w:t>resposta</w:t>
      </w:r>
      <w:r w:rsidRPr="000A4075">
        <w:rPr>
          <w:rFonts w:ascii="Monaco" w:hAnsi="Monaco" w:cs="Monaco"/>
          <w:color w:val="5C5C5C"/>
          <w:sz w:val="14"/>
          <w:szCs w:val="22"/>
          <w:highlight w:val="white"/>
          <w:lang w:val="en-US" w:eastAsia="en-US"/>
        </w:rPr>
        <w:t>.</w:t>
      </w:r>
      <w:r w:rsidRPr="000A4075">
        <w:rPr>
          <w:rFonts w:ascii="Monaco" w:hAnsi="Monaco" w:cs="Monaco"/>
          <w:color w:val="000000"/>
          <w:sz w:val="14"/>
          <w:szCs w:val="22"/>
          <w:highlight w:val="white"/>
          <w:lang w:val="en-US" w:eastAsia="en-US"/>
        </w:rPr>
        <w:t>style</w:t>
      </w:r>
      <w:r w:rsidRPr="000A4075">
        <w:rPr>
          <w:rFonts w:ascii="Monaco" w:hAnsi="Monaco" w:cs="Monaco"/>
          <w:color w:val="5C5C5C"/>
          <w:sz w:val="14"/>
          <w:szCs w:val="22"/>
          <w:highlight w:val="white"/>
          <w:lang w:val="en-US" w:eastAsia="en-US"/>
        </w:rPr>
        <w:t>.</w:t>
      </w:r>
      <w:r w:rsidRPr="000A4075">
        <w:rPr>
          <w:rFonts w:ascii="Monaco" w:hAnsi="Monaco" w:cs="Monaco"/>
          <w:color w:val="000000"/>
          <w:sz w:val="14"/>
          <w:szCs w:val="22"/>
          <w:highlight w:val="white"/>
          <w:lang w:val="en-US" w:eastAsia="en-US"/>
        </w:rPr>
        <w:t>backgroundColor</w:t>
      </w:r>
      <w:proofErr w:type="spellEnd"/>
      <w:r w:rsidRPr="000A4075">
        <w:rPr>
          <w:rFonts w:ascii="Monaco" w:hAnsi="Monaco" w:cs="Monaco"/>
          <w:sz w:val="14"/>
          <w:szCs w:val="22"/>
          <w:highlight w:val="white"/>
          <w:lang w:val="en-US" w:eastAsia="en-US"/>
        </w:rPr>
        <w:t xml:space="preserve"> </w:t>
      </w:r>
      <w:r w:rsidRPr="000A4075">
        <w:rPr>
          <w:rFonts w:ascii="Monaco" w:hAnsi="Monaco" w:cs="Monaco"/>
          <w:color w:val="5C5C5C"/>
          <w:sz w:val="14"/>
          <w:szCs w:val="22"/>
          <w:highlight w:val="white"/>
          <w:lang w:val="en-US" w:eastAsia="en-US"/>
        </w:rPr>
        <w:t>=</w:t>
      </w:r>
      <w:r w:rsidRPr="000A4075">
        <w:rPr>
          <w:rFonts w:ascii="Monaco" w:hAnsi="Monaco" w:cs="Monaco"/>
          <w:sz w:val="14"/>
          <w:szCs w:val="22"/>
          <w:highlight w:val="white"/>
          <w:lang w:val="en-US" w:eastAsia="en-US"/>
        </w:rPr>
        <w:t xml:space="preserve"> </w:t>
      </w:r>
      <w:r w:rsidRPr="000A4075">
        <w:rPr>
          <w:rFonts w:ascii="Monaco" w:hAnsi="Monaco" w:cs="Monaco"/>
          <w:color w:val="005C00"/>
          <w:sz w:val="14"/>
          <w:szCs w:val="22"/>
          <w:highlight w:val="white"/>
          <w:lang w:val="en-US" w:eastAsia="en-US"/>
        </w:rPr>
        <w:t>"#FFCC00"</w:t>
      </w:r>
      <w:r w:rsidRPr="000A4075">
        <w:rPr>
          <w:rFonts w:ascii="Monaco" w:hAnsi="Monaco" w:cs="Monaco"/>
          <w:color w:val="5C5C5C"/>
          <w:sz w:val="14"/>
          <w:szCs w:val="22"/>
          <w:highlight w:val="white"/>
          <w:lang w:val="en-US" w:eastAsia="en-US"/>
        </w:rPr>
        <w:t>;</w:t>
      </w:r>
    </w:p>
    <w:p w:rsidR="000A4075" w:rsidRPr="000A4075" w:rsidRDefault="000A4075" w:rsidP="000A4075">
      <w:pPr>
        <w:widowControl w:val="0"/>
        <w:autoSpaceDE w:val="0"/>
        <w:autoSpaceDN w:val="0"/>
        <w:adjustRightInd w:val="0"/>
        <w:ind w:firstLine="0"/>
        <w:jc w:val="left"/>
        <w:rPr>
          <w:rFonts w:ascii="Monaco" w:hAnsi="Monaco" w:cs="Monaco"/>
          <w:sz w:val="14"/>
          <w:szCs w:val="22"/>
          <w:lang w:val="en-US" w:eastAsia="en-US"/>
        </w:rPr>
      </w:pPr>
      <w:r>
        <w:rPr>
          <w:rFonts w:ascii="Monaco" w:hAnsi="Monaco" w:cs="Monaco"/>
          <w:sz w:val="14"/>
          <w:szCs w:val="22"/>
          <w:highlight w:val="white"/>
          <w:lang w:val="en-US" w:eastAsia="en-US"/>
        </w:rPr>
        <w:t xml:space="preserve">    </w:t>
      </w:r>
      <w:r w:rsidRPr="000A4075">
        <w:rPr>
          <w:rFonts w:ascii="Monaco" w:hAnsi="Monaco" w:cs="Monaco"/>
          <w:color w:val="5C5C5C"/>
          <w:sz w:val="14"/>
          <w:szCs w:val="22"/>
          <w:highlight w:val="white"/>
          <w:lang w:val="en-US" w:eastAsia="en-US"/>
        </w:rPr>
        <w:t>};</w:t>
      </w:r>
    </w:p>
    <w:p w:rsidR="000A4075" w:rsidRPr="000A4075" w:rsidRDefault="000A4075" w:rsidP="000A4075">
      <w:pPr>
        <w:widowControl w:val="0"/>
        <w:autoSpaceDE w:val="0"/>
        <w:autoSpaceDN w:val="0"/>
        <w:adjustRightInd w:val="0"/>
        <w:ind w:firstLine="0"/>
        <w:jc w:val="left"/>
        <w:rPr>
          <w:rFonts w:ascii="Monaco" w:hAnsi="Monaco" w:cs="Monaco"/>
          <w:sz w:val="14"/>
          <w:szCs w:val="22"/>
          <w:lang w:val="en-US" w:eastAsia="en-US"/>
        </w:rPr>
      </w:pPr>
      <w:r w:rsidRPr="000A4075">
        <w:rPr>
          <w:rFonts w:ascii="Monaco" w:hAnsi="Monaco" w:cs="Monaco"/>
          <w:sz w:val="14"/>
          <w:szCs w:val="22"/>
          <w:highlight w:val="white"/>
          <w:lang w:val="en-US" w:eastAsia="en-US"/>
        </w:rPr>
        <w:t xml:space="preserve">    </w:t>
      </w:r>
      <w:proofErr w:type="spellStart"/>
      <w:proofErr w:type="gramStart"/>
      <w:r w:rsidRPr="000A4075">
        <w:rPr>
          <w:rFonts w:ascii="Monaco" w:hAnsi="Monaco" w:cs="Monaco"/>
          <w:color w:val="000000"/>
          <w:sz w:val="14"/>
          <w:szCs w:val="22"/>
          <w:highlight w:val="white"/>
          <w:lang w:val="en-US" w:eastAsia="en-US"/>
        </w:rPr>
        <w:t>xhr</w:t>
      </w:r>
      <w:r w:rsidRPr="000A4075">
        <w:rPr>
          <w:rFonts w:ascii="Monaco" w:hAnsi="Monaco" w:cs="Monaco"/>
          <w:color w:val="5C5C5C"/>
          <w:sz w:val="14"/>
          <w:szCs w:val="22"/>
          <w:highlight w:val="white"/>
          <w:lang w:val="en-US" w:eastAsia="en-US"/>
        </w:rPr>
        <w:t>.</w:t>
      </w:r>
      <w:r w:rsidRPr="000A4075">
        <w:rPr>
          <w:rFonts w:ascii="Monaco" w:hAnsi="Monaco" w:cs="Monaco"/>
          <w:color w:val="000000"/>
          <w:sz w:val="14"/>
          <w:szCs w:val="22"/>
          <w:highlight w:val="white"/>
          <w:lang w:val="en-US" w:eastAsia="en-US"/>
        </w:rPr>
        <w:t>open</w:t>
      </w:r>
      <w:proofErr w:type="spellEnd"/>
      <w:proofErr w:type="gramEnd"/>
      <w:r w:rsidRPr="000A4075">
        <w:rPr>
          <w:rFonts w:ascii="Monaco" w:hAnsi="Monaco" w:cs="Monaco"/>
          <w:color w:val="5C5C5C"/>
          <w:sz w:val="14"/>
          <w:szCs w:val="22"/>
          <w:highlight w:val="white"/>
          <w:lang w:val="en-US" w:eastAsia="en-US"/>
        </w:rPr>
        <w:t>(</w:t>
      </w:r>
      <w:proofErr w:type="spellStart"/>
      <w:r w:rsidRPr="000A4075">
        <w:rPr>
          <w:rFonts w:ascii="Monaco" w:hAnsi="Monaco" w:cs="Monaco"/>
          <w:color w:val="000000"/>
          <w:sz w:val="14"/>
          <w:szCs w:val="22"/>
          <w:highlight w:val="white"/>
          <w:lang w:val="en-US" w:eastAsia="en-US"/>
        </w:rPr>
        <w:t>metodoHttp</w:t>
      </w:r>
      <w:proofErr w:type="spellEnd"/>
      <w:r w:rsidRPr="000A4075">
        <w:rPr>
          <w:rFonts w:ascii="Monaco" w:hAnsi="Monaco" w:cs="Monaco"/>
          <w:color w:val="5C5C5C"/>
          <w:sz w:val="14"/>
          <w:szCs w:val="22"/>
          <w:highlight w:val="white"/>
          <w:lang w:val="en-US" w:eastAsia="en-US"/>
        </w:rPr>
        <w:t>,</w:t>
      </w:r>
      <w:r w:rsidRPr="000A4075">
        <w:rPr>
          <w:rFonts w:ascii="Monaco" w:hAnsi="Monaco" w:cs="Monaco"/>
          <w:sz w:val="14"/>
          <w:szCs w:val="22"/>
          <w:highlight w:val="white"/>
          <w:lang w:val="en-US" w:eastAsia="en-US"/>
        </w:rPr>
        <w:t xml:space="preserve"> </w:t>
      </w:r>
      <w:proofErr w:type="spellStart"/>
      <w:r w:rsidRPr="000A4075">
        <w:rPr>
          <w:rFonts w:ascii="Monaco" w:hAnsi="Monaco" w:cs="Monaco"/>
          <w:color w:val="000000"/>
          <w:sz w:val="14"/>
          <w:szCs w:val="22"/>
          <w:highlight w:val="white"/>
          <w:lang w:val="en-US" w:eastAsia="en-US"/>
        </w:rPr>
        <w:t>destino</w:t>
      </w:r>
      <w:proofErr w:type="spellEnd"/>
      <w:r w:rsidRPr="000A4075">
        <w:rPr>
          <w:rFonts w:ascii="Monaco" w:hAnsi="Monaco" w:cs="Monaco"/>
          <w:color w:val="5C5C5C"/>
          <w:sz w:val="14"/>
          <w:szCs w:val="22"/>
          <w:highlight w:val="white"/>
          <w:lang w:val="en-US" w:eastAsia="en-US"/>
        </w:rPr>
        <w:t>);</w:t>
      </w:r>
    </w:p>
    <w:p w:rsidR="000A4075" w:rsidRPr="000A4075" w:rsidRDefault="000A4075" w:rsidP="000A4075">
      <w:pPr>
        <w:widowControl w:val="0"/>
        <w:autoSpaceDE w:val="0"/>
        <w:autoSpaceDN w:val="0"/>
        <w:adjustRightInd w:val="0"/>
        <w:ind w:firstLine="0"/>
        <w:jc w:val="left"/>
        <w:rPr>
          <w:rFonts w:ascii="Monaco" w:hAnsi="Monaco" w:cs="Monaco"/>
          <w:sz w:val="14"/>
          <w:szCs w:val="22"/>
          <w:lang w:val="en-US" w:eastAsia="en-US"/>
        </w:rPr>
      </w:pPr>
      <w:r w:rsidRPr="000A4075">
        <w:rPr>
          <w:rFonts w:ascii="Monaco" w:hAnsi="Monaco" w:cs="Monaco"/>
          <w:sz w:val="14"/>
          <w:szCs w:val="22"/>
          <w:highlight w:val="white"/>
          <w:lang w:val="en-US" w:eastAsia="en-US"/>
        </w:rPr>
        <w:t xml:space="preserve">    </w:t>
      </w:r>
      <w:proofErr w:type="spellStart"/>
      <w:proofErr w:type="gramStart"/>
      <w:r w:rsidRPr="000A4075">
        <w:rPr>
          <w:rFonts w:ascii="Monaco" w:hAnsi="Monaco" w:cs="Monaco"/>
          <w:color w:val="000000"/>
          <w:sz w:val="14"/>
          <w:szCs w:val="22"/>
          <w:highlight w:val="white"/>
          <w:lang w:val="en-US" w:eastAsia="en-US"/>
        </w:rPr>
        <w:t>xhr</w:t>
      </w:r>
      <w:r w:rsidRPr="000A4075">
        <w:rPr>
          <w:rFonts w:ascii="Monaco" w:hAnsi="Monaco" w:cs="Monaco"/>
          <w:color w:val="5C5C5C"/>
          <w:sz w:val="14"/>
          <w:szCs w:val="22"/>
          <w:highlight w:val="white"/>
          <w:lang w:val="en-US" w:eastAsia="en-US"/>
        </w:rPr>
        <w:t>.</w:t>
      </w:r>
      <w:r w:rsidRPr="000A4075">
        <w:rPr>
          <w:rFonts w:ascii="Monaco" w:hAnsi="Monaco" w:cs="Monaco"/>
          <w:color w:val="000000"/>
          <w:sz w:val="14"/>
          <w:szCs w:val="22"/>
          <w:highlight w:val="white"/>
          <w:lang w:val="en-US" w:eastAsia="en-US"/>
        </w:rPr>
        <w:t>send</w:t>
      </w:r>
      <w:proofErr w:type="spellEnd"/>
      <w:proofErr w:type="gramEnd"/>
      <w:r w:rsidRPr="000A4075">
        <w:rPr>
          <w:rFonts w:ascii="Monaco" w:hAnsi="Monaco" w:cs="Monaco"/>
          <w:color w:val="5C5C5C"/>
          <w:sz w:val="14"/>
          <w:szCs w:val="22"/>
          <w:highlight w:val="white"/>
          <w:lang w:val="en-US" w:eastAsia="en-US"/>
        </w:rPr>
        <w:t>();</w:t>
      </w:r>
    </w:p>
    <w:p w:rsidR="000A4075" w:rsidRPr="000A4075" w:rsidRDefault="000A4075" w:rsidP="000A4075">
      <w:pPr>
        <w:widowControl w:val="0"/>
        <w:autoSpaceDE w:val="0"/>
        <w:autoSpaceDN w:val="0"/>
        <w:adjustRightInd w:val="0"/>
        <w:ind w:firstLine="0"/>
        <w:jc w:val="left"/>
        <w:rPr>
          <w:rFonts w:ascii="Monaco" w:hAnsi="Monaco" w:cs="Monaco"/>
          <w:sz w:val="14"/>
          <w:szCs w:val="22"/>
          <w:lang w:val="en-US" w:eastAsia="en-US"/>
        </w:rPr>
      </w:pPr>
      <w:r w:rsidRPr="000A4075">
        <w:rPr>
          <w:rFonts w:ascii="Monaco" w:hAnsi="Monaco" w:cs="Monaco"/>
          <w:sz w:val="14"/>
          <w:szCs w:val="22"/>
          <w:highlight w:val="white"/>
          <w:lang w:val="en-US" w:eastAsia="en-US"/>
        </w:rPr>
        <w:t xml:space="preserve">  </w:t>
      </w:r>
      <w:r w:rsidRPr="000A4075">
        <w:rPr>
          <w:rFonts w:ascii="Monaco" w:hAnsi="Monaco" w:cs="Monaco"/>
          <w:color w:val="5C5C5C"/>
          <w:sz w:val="14"/>
          <w:szCs w:val="22"/>
          <w:highlight w:val="white"/>
          <w:lang w:val="en-US" w:eastAsia="en-US"/>
        </w:rPr>
        <w:t>};</w:t>
      </w:r>
    </w:p>
    <w:p w:rsidR="000A4075" w:rsidRPr="000A4075" w:rsidRDefault="000A4075" w:rsidP="000A4075">
      <w:pPr>
        <w:widowControl w:val="0"/>
        <w:autoSpaceDE w:val="0"/>
        <w:autoSpaceDN w:val="0"/>
        <w:adjustRightInd w:val="0"/>
        <w:ind w:firstLine="0"/>
        <w:jc w:val="left"/>
        <w:rPr>
          <w:rFonts w:ascii="Monaco" w:hAnsi="Monaco" w:cs="Monaco"/>
          <w:sz w:val="14"/>
          <w:szCs w:val="22"/>
          <w:lang w:val="en-US" w:eastAsia="en-US"/>
        </w:rPr>
      </w:pPr>
      <w:r w:rsidRPr="000A4075">
        <w:rPr>
          <w:rFonts w:ascii="Monaco" w:hAnsi="Monaco" w:cs="Monaco"/>
          <w:sz w:val="14"/>
          <w:szCs w:val="22"/>
          <w:highlight w:val="white"/>
          <w:lang w:val="en-US" w:eastAsia="en-US"/>
        </w:rPr>
        <w:t xml:space="preserve">  </w:t>
      </w:r>
      <w:r w:rsidRPr="000A4075">
        <w:rPr>
          <w:rFonts w:ascii="Monaco" w:hAnsi="Monaco" w:cs="Monaco"/>
          <w:color w:val="0000FF"/>
          <w:sz w:val="14"/>
          <w:szCs w:val="22"/>
          <w:highlight w:val="white"/>
          <w:lang w:val="en-US" w:eastAsia="en-US"/>
        </w:rPr>
        <w:t>&lt;/</w:t>
      </w:r>
      <w:r w:rsidRPr="000A4075">
        <w:rPr>
          <w:rFonts w:ascii="Monaco" w:hAnsi="Monaco" w:cs="Monaco"/>
          <w:color w:val="A31515"/>
          <w:sz w:val="14"/>
          <w:szCs w:val="22"/>
          <w:highlight w:val="white"/>
          <w:lang w:val="en-US" w:eastAsia="en-US"/>
        </w:rPr>
        <w:t>script</w:t>
      </w:r>
      <w:r w:rsidRPr="000A4075">
        <w:rPr>
          <w:rFonts w:ascii="Monaco" w:hAnsi="Monaco" w:cs="Monaco"/>
          <w:color w:val="0000FF"/>
          <w:sz w:val="14"/>
          <w:szCs w:val="22"/>
          <w:highlight w:val="white"/>
          <w:lang w:val="en-US" w:eastAsia="en-US"/>
        </w:rPr>
        <w:t>&gt;</w:t>
      </w:r>
    </w:p>
    <w:p w:rsidR="000A4075" w:rsidRPr="000A4075" w:rsidRDefault="000A4075" w:rsidP="000A4075">
      <w:pPr>
        <w:widowControl w:val="0"/>
        <w:autoSpaceDE w:val="0"/>
        <w:autoSpaceDN w:val="0"/>
        <w:adjustRightInd w:val="0"/>
        <w:ind w:firstLine="0"/>
        <w:jc w:val="left"/>
        <w:rPr>
          <w:rFonts w:ascii="Monaco" w:hAnsi="Monaco" w:cs="Monaco"/>
          <w:sz w:val="14"/>
          <w:szCs w:val="22"/>
          <w:lang w:val="en-US" w:eastAsia="en-US"/>
        </w:rPr>
      </w:pPr>
      <w:r w:rsidRPr="000A4075">
        <w:rPr>
          <w:rFonts w:ascii="Monaco" w:hAnsi="Monaco" w:cs="Monaco"/>
          <w:color w:val="0000FF"/>
          <w:sz w:val="14"/>
          <w:szCs w:val="22"/>
          <w:highlight w:val="white"/>
          <w:lang w:val="en-US" w:eastAsia="en-US"/>
        </w:rPr>
        <w:t>&lt;/</w:t>
      </w:r>
      <w:r w:rsidRPr="000A4075">
        <w:rPr>
          <w:rFonts w:ascii="Monaco" w:hAnsi="Monaco" w:cs="Monaco"/>
          <w:color w:val="A31515"/>
          <w:sz w:val="14"/>
          <w:szCs w:val="22"/>
          <w:highlight w:val="white"/>
          <w:lang w:val="en-US" w:eastAsia="en-US"/>
        </w:rPr>
        <w:t>head</w:t>
      </w:r>
      <w:r w:rsidRPr="000A4075">
        <w:rPr>
          <w:rFonts w:ascii="Monaco" w:hAnsi="Monaco" w:cs="Monaco"/>
          <w:color w:val="0000FF"/>
          <w:sz w:val="14"/>
          <w:szCs w:val="22"/>
          <w:highlight w:val="white"/>
          <w:lang w:val="en-US" w:eastAsia="en-US"/>
        </w:rPr>
        <w:t>&gt;</w:t>
      </w:r>
    </w:p>
    <w:p w:rsidR="000A4075" w:rsidRPr="000A4075" w:rsidRDefault="000A4075" w:rsidP="000A4075">
      <w:pPr>
        <w:widowControl w:val="0"/>
        <w:autoSpaceDE w:val="0"/>
        <w:autoSpaceDN w:val="0"/>
        <w:adjustRightInd w:val="0"/>
        <w:ind w:firstLine="0"/>
        <w:jc w:val="left"/>
        <w:rPr>
          <w:rFonts w:ascii="Monaco" w:hAnsi="Monaco" w:cs="Monaco"/>
          <w:sz w:val="14"/>
          <w:szCs w:val="22"/>
          <w:lang w:val="en-US" w:eastAsia="en-US"/>
        </w:rPr>
      </w:pPr>
      <w:r w:rsidRPr="000A4075">
        <w:rPr>
          <w:rFonts w:ascii="Monaco" w:hAnsi="Monaco" w:cs="Monaco"/>
          <w:color w:val="0000FF"/>
          <w:sz w:val="14"/>
          <w:szCs w:val="22"/>
          <w:highlight w:val="white"/>
          <w:lang w:val="en-US" w:eastAsia="en-US"/>
        </w:rPr>
        <w:t>&lt;</w:t>
      </w:r>
      <w:proofErr w:type="gramStart"/>
      <w:r w:rsidRPr="000A4075">
        <w:rPr>
          <w:rFonts w:ascii="Monaco" w:hAnsi="Monaco" w:cs="Monaco"/>
          <w:color w:val="A31515"/>
          <w:sz w:val="14"/>
          <w:szCs w:val="22"/>
          <w:highlight w:val="white"/>
          <w:lang w:val="en-US" w:eastAsia="en-US"/>
        </w:rPr>
        <w:t>body</w:t>
      </w:r>
      <w:proofErr w:type="gramEnd"/>
      <w:r w:rsidRPr="000A4075">
        <w:rPr>
          <w:rFonts w:ascii="Monaco" w:hAnsi="Monaco" w:cs="Monaco"/>
          <w:sz w:val="14"/>
          <w:szCs w:val="22"/>
          <w:highlight w:val="white"/>
          <w:lang w:val="en-US" w:eastAsia="en-US"/>
        </w:rPr>
        <w:t xml:space="preserve"> </w:t>
      </w:r>
      <w:r w:rsidRPr="000A4075">
        <w:rPr>
          <w:rFonts w:ascii="Monaco" w:hAnsi="Monaco" w:cs="Monaco"/>
          <w:color w:val="FF0000"/>
          <w:sz w:val="14"/>
          <w:szCs w:val="22"/>
          <w:highlight w:val="white"/>
          <w:lang w:val="en-US" w:eastAsia="en-US"/>
        </w:rPr>
        <w:t>style</w:t>
      </w:r>
      <w:r w:rsidRPr="000A4075">
        <w:rPr>
          <w:rFonts w:ascii="Monaco" w:hAnsi="Monaco" w:cs="Monaco"/>
          <w:color w:val="000000"/>
          <w:sz w:val="14"/>
          <w:szCs w:val="22"/>
          <w:highlight w:val="white"/>
          <w:lang w:val="en-US" w:eastAsia="en-US"/>
        </w:rPr>
        <w:t>="</w:t>
      </w:r>
      <w:r w:rsidRPr="000A4075">
        <w:rPr>
          <w:rFonts w:ascii="Monaco" w:hAnsi="Monaco" w:cs="Monaco"/>
          <w:color w:val="A31515"/>
          <w:sz w:val="14"/>
          <w:szCs w:val="22"/>
          <w:highlight w:val="white"/>
          <w:lang w:val="en-US" w:eastAsia="en-US"/>
        </w:rPr>
        <w:t>font</w:t>
      </w:r>
      <w:r w:rsidRPr="000A4075">
        <w:rPr>
          <w:rFonts w:ascii="Monaco" w:hAnsi="Monaco" w:cs="Monaco"/>
          <w:b/>
          <w:bCs/>
          <w:color w:val="000000"/>
          <w:sz w:val="14"/>
          <w:szCs w:val="22"/>
          <w:highlight w:val="white"/>
          <w:lang w:val="en-US" w:eastAsia="en-US"/>
        </w:rPr>
        <w:t>:</w:t>
      </w:r>
      <w:r w:rsidRPr="000A4075">
        <w:rPr>
          <w:rFonts w:ascii="Monaco" w:hAnsi="Monaco" w:cs="Monaco"/>
          <w:color w:val="0000FF"/>
          <w:sz w:val="14"/>
          <w:szCs w:val="22"/>
          <w:highlight w:val="white"/>
          <w:lang w:val="en-US" w:eastAsia="en-US"/>
        </w:rPr>
        <w:t>12px</w:t>
      </w:r>
      <w:r w:rsidRPr="000A4075">
        <w:rPr>
          <w:rFonts w:ascii="Monaco" w:hAnsi="Monaco" w:cs="Monaco"/>
          <w:sz w:val="14"/>
          <w:szCs w:val="22"/>
          <w:highlight w:val="white"/>
          <w:lang w:val="en-US" w:eastAsia="en-US"/>
        </w:rPr>
        <w:t xml:space="preserve"> </w:t>
      </w:r>
      <w:proofErr w:type="spellStart"/>
      <w:r w:rsidRPr="000A4075">
        <w:rPr>
          <w:rFonts w:ascii="Monaco" w:hAnsi="Monaco" w:cs="Monaco"/>
          <w:color w:val="A31515"/>
          <w:sz w:val="14"/>
          <w:szCs w:val="22"/>
          <w:highlight w:val="white"/>
          <w:lang w:val="en-US" w:eastAsia="en-US"/>
        </w:rPr>
        <w:t>verdana</w:t>
      </w:r>
      <w:proofErr w:type="spellEnd"/>
      <w:r w:rsidRPr="000A4075">
        <w:rPr>
          <w:rFonts w:ascii="Monaco" w:hAnsi="Monaco" w:cs="Monaco"/>
          <w:color w:val="000000"/>
          <w:sz w:val="14"/>
          <w:szCs w:val="22"/>
          <w:highlight w:val="white"/>
          <w:lang w:val="en-US" w:eastAsia="en-US"/>
        </w:rPr>
        <w:t>"</w:t>
      </w:r>
      <w:r w:rsidRPr="000A4075">
        <w:rPr>
          <w:rFonts w:ascii="Monaco" w:hAnsi="Monaco" w:cs="Monaco"/>
          <w:color w:val="0000FF"/>
          <w:sz w:val="14"/>
          <w:szCs w:val="22"/>
          <w:highlight w:val="white"/>
          <w:lang w:val="en-US" w:eastAsia="en-US"/>
        </w:rPr>
        <w:t>&gt;</w:t>
      </w:r>
    </w:p>
    <w:p w:rsidR="000A4075" w:rsidRPr="00E5373D" w:rsidRDefault="000A4075" w:rsidP="000A4075">
      <w:pPr>
        <w:widowControl w:val="0"/>
        <w:autoSpaceDE w:val="0"/>
        <w:autoSpaceDN w:val="0"/>
        <w:adjustRightInd w:val="0"/>
        <w:ind w:firstLine="0"/>
        <w:jc w:val="left"/>
        <w:rPr>
          <w:rFonts w:ascii="Monaco" w:hAnsi="Monaco" w:cs="Monaco"/>
          <w:sz w:val="14"/>
          <w:szCs w:val="22"/>
          <w:lang w:eastAsia="en-US"/>
        </w:rPr>
      </w:pPr>
      <w:r w:rsidRPr="000A4075">
        <w:rPr>
          <w:rFonts w:ascii="Monaco" w:hAnsi="Monaco" w:cs="Monaco"/>
          <w:color w:val="000000"/>
          <w:sz w:val="14"/>
          <w:szCs w:val="22"/>
          <w:highlight w:val="white"/>
          <w:lang w:val="en-US" w:eastAsia="en-US"/>
        </w:rPr>
        <w:t xml:space="preserve">  </w:t>
      </w:r>
      <w:r w:rsidRPr="00E5373D">
        <w:rPr>
          <w:rFonts w:ascii="Monaco" w:hAnsi="Monaco" w:cs="Monaco"/>
          <w:color w:val="0000FF"/>
          <w:sz w:val="14"/>
          <w:szCs w:val="22"/>
          <w:highlight w:val="white"/>
          <w:lang w:eastAsia="en-US"/>
        </w:rPr>
        <w:t>&lt;</w:t>
      </w:r>
      <w:r w:rsidRPr="00E5373D">
        <w:rPr>
          <w:rFonts w:ascii="Monaco" w:hAnsi="Monaco" w:cs="Monaco"/>
          <w:color w:val="A31515"/>
          <w:sz w:val="14"/>
          <w:szCs w:val="22"/>
          <w:highlight w:val="white"/>
          <w:lang w:eastAsia="en-US"/>
        </w:rPr>
        <w:t>h3</w:t>
      </w:r>
      <w:r w:rsidRPr="00E5373D">
        <w:rPr>
          <w:rFonts w:ascii="Monaco" w:hAnsi="Monaco" w:cs="Monaco"/>
          <w:color w:val="0000FF"/>
          <w:sz w:val="14"/>
          <w:szCs w:val="22"/>
          <w:highlight w:val="white"/>
          <w:lang w:eastAsia="en-US"/>
        </w:rPr>
        <w:t>&gt;</w:t>
      </w:r>
      <w:r w:rsidRPr="00E5373D">
        <w:rPr>
          <w:rFonts w:ascii="Monaco" w:hAnsi="Monaco" w:cs="Monaco"/>
          <w:color w:val="000000"/>
          <w:sz w:val="14"/>
          <w:szCs w:val="22"/>
          <w:highlight w:val="white"/>
          <w:lang w:eastAsia="en-US"/>
        </w:rPr>
        <w:t>Exemplo de aplicação consumidora de Web Services com origem distinta</w:t>
      </w:r>
      <w:r w:rsidRPr="00E5373D">
        <w:rPr>
          <w:rFonts w:ascii="Monaco" w:hAnsi="Monaco" w:cs="Monaco"/>
          <w:color w:val="0000FF"/>
          <w:sz w:val="14"/>
          <w:szCs w:val="22"/>
          <w:highlight w:val="white"/>
          <w:lang w:eastAsia="en-US"/>
        </w:rPr>
        <w:t>&lt;/</w:t>
      </w:r>
      <w:r w:rsidRPr="00E5373D">
        <w:rPr>
          <w:rFonts w:ascii="Monaco" w:hAnsi="Monaco" w:cs="Monaco"/>
          <w:color w:val="A31515"/>
          <w:sz w:val="14"/>
          <w:szCs w:val="22"/>
          <w:highlight w:val="white"/>
          <w:lang w:eastAsia="en-US"/>
        </w:rPr>
        <w:t>h3</w:t>
      </w:r>
      <w:r w:rsidRPr="00E5373D">
        <w:rPr>
          <w:rFonts w:ascii="Monaco" w:hAnsi="Monaco" w:cs="Monaco"/>
          <w:color w:val="0000FF"/>
          <w:sz w:val="14"/>
          <w:szCs w:val="22"/>
          <w:highlight w:val="white"/>
          <w:lang w:eastAsia="en-US"/>
        </w:rPr>
        <w:t>&gt;</w:t>
      </w:r>
    </w:p>
    <w:p w:rsidR="000A4075" w:rsidRPr="00E5373D" w:rsidRDefault="000A4075" w:rsidP="000A4075">
      <w:pPr>
        <w:widowControl w:val="0"/>
        <w:autoSpaceDE w:val="0"/>
        <w:autoSpaceDN w:val="0"/>
        <w:adjustRightInd w:val="0"/>
        <w:ind w:firstLine="0"/>
        <w:jc w:val="left"/>
        <w:rPr>
          <w:rFonts w:ascii="Monaco" w:hAnsi="Monaco" w:cs="Monaco"/>
          <w:sz w:val="14"/>
          <w:szCs w:val="22"/>
          <w:lang w:eastAsia="en-US"/>
        </w:rPr>
      </w:pPr>
      <w:r w:rsidRPr="00E5373D">
        <w:rPr>
          <w:rFonts w:ascii="Monaco" w:hAnsi="Monaco" w:cs="Monaco"/>
          <w:color w:val="000000"/>
          <w:sz w:val="14"/>
          <w:szCs w:val="22"/>
          <w:highlight w:val="white"/>
          <w:lang w:eastAsia="en-US"/>
        </w:rPr>
        <w:t xml:space="preserve">  </w:t>
      </w:r>
    </w:p>
    <w:p w:rsidR="000A4075" w:rsidRPr="00E5373D" w:rsidRDefault="000A4075" w:rsidP="000A4075">
      <w:pPr>
        <w:widowControl w:val="0"/>
        <w:autoSpaceDE w:val="0"/>
        <w:autoSpaceDN w:val="0"/>
        <w:adjustRightInd w:val="0"/>
        <w:ind w:firstLine="0"/>
        <w:jc w:val="left"/>
        <w:rPr>
          <w:rFonts w:ascii="Monaco" w:hAnsi="Monaco" w:cs="Monaco"/>
          <w:sz w:val="14"/>
          <w:szCs w:val="22"/>
          <w:lang w:eastAsia="en-US"/>
        </w:rPr>
      </w:pPr>
      <w:r w:rsidRPr="00E5373D">
        <w:rPr>
          <w:rFonts w:ascii="Monaco" w:hAnsi="Monaco" w:cs="Monaco"/>
          <w:color w:val="000000"/>
          <w:sz w:val="14"/>
          <w:szCs w:val="22"/>
          <w:highlight w:val="white"/>
          <w:lang w:eastAsia="en-US"/>
        </w:rPr>
        <w:t xml:space="preserve">  </w:t>
      </w:r>
      <w:r w:rsidRPr="00E5373D">
        <w:rPr>
          <w:rFonts w:ascii="Monaco" w:hAnsi="Monaco" w:cs="Monaco"/>
          <w:color w:val="0000FF"/>
          <w:sz w:val="14"/>
          <w:szCs w:val="22"/>
          <w:highlight w:val="white"/>
          <w:lang w:eastAsia="en-US"/>
        </w:rPr>
        <w:t>&lt;</w:t>
      </w:r>
      <w:r w:rsidRPr="00E5373D">
        <w:rPr>
          <w:rFonts w:ascii="Monaco" w:hAnsi="Monaco" w:cs="Monaco"/>
          <w:color w:val="A31515"/>
          <w:sz w:val="14"/>
          <w:szCs w:val="22"/>
          <w:highlight w:val="white"/>
          <w:lang w:eastAsia="en-US"/>
        </w:rPr>
        <w:t>h3</w:t>
      </w:r>
      <w:r w:rsidRPr="00E5373D">
        <w:rPr>
          <w:rFonts w:ascii="Monaco" w:hAnsi="Monaco" w:cs="Monaco"/>
          <w:color w:val="0000FF"/>
          <w:sz w:val="14"/>
          <w:szCs w:val="22"/>
          <w:highlight w:val="white"/>
          <w:lang w:eastAsia="en-US"/>
        </w:rPr>
        <w:t>&gt;</w:t>
      </w:r>
      <w:r w:rsidRPr="00E5373D">
        <w:rPr>
          <w:rFonts w:ascii="Monaco" w:hAnsi="Monaco" w:cs="Monaco"/>
          <w:color w:val="000000"/>
          <w:sz w:val="14"/>
          <w:szCs w:val="22"/>
          <w:highlight w:val="white"/>
          <w:lang w:eastAsia="en-US"/>
        </w:rPr>
        <w:t>URL do recurso a ser consumido:</w:t>
      </w:r>
      <w:r w:rsidRPr="00E5373D">
        <w:rPr>
          <w:rFonts w:ascii="Monaco" w:hAnsi="Monaco" w:cs="Monaco"/>
          <w:color w:val="0000FF"/>
          <w:sz w:val="14"/>
          <w:szCs w:val="22"/>
          <w:highlight w:val="white"/>
          <w:lang w:eastAsia="en-US"/>
        </w:rPr>
        <w:t>&lt;/</w:t>
      </w:r>
      <w:r w:rsidRPr="00E5373D">
        <w:rPr>
          <w:rFonts w:ascii="Monaco" w:hAnsi="Monaco" w:cs="Monaco"/>
          <w:color w:val="A31515"/>
          <w:sz w:val="14"/>
          <w:szCs w:val="22"/>
          <w:highlight w:val="white"/>
          <w:lang w:eastAsia="en-US"/>
        </w:rPr>
        <w:t>h3</w:t>
      </w:r>
      <w:r w:rsidRPr="00E5373D">
        <w:rPr>
          <w:rFonts w:ascii="Monaco" w:hAnsi="Monaco" w:cs="Monaco"/>
          <w:color w:val="0000FF"/>
          <w:sz w:val="14"/>
          <w:szCs w:val="22"/>
          <w:highlight w:val="white"/>
          <w:lang w:eastAsia="en-US"/>
        </w:rPr>
        <w:t>&gt;</w:t>
      </w:r>
    </w:p>
    <w:p w:rsidR="000A4075" w:rsidRPr="000A4075" w:rsidRDefault="000A4075" w:rsidP="000A4075">
      <w:pPr>
        <w:widowControl w:val="0"/>
        <w:autoSpaceDE w:val="0"/>
        <w:autoSpaceDN w:val="0"/>
        <w:adjustRightInd w:val="0"/>
        <w:ind w:firstLine="0"/>
        <w:jc w:val="left"/>
        <w:rPr>
          <w:rFonts w:ascii="Monaco" w:hAnsi="Monaco" w:cs="Monaco"/>
          <w:sz w:val="14"/>
          <w:szCs w:val="22"/>
          <w:lang w:val="en-US" w:eastAsia="en-US"/>
        </w:rPr>
      </w:pPr>
      <w:r w:rsidRPr="00E5373D">
        <w:rPr>
          <w:rFonts w:ascii="Monaco" w:hAnsi="Monaco" w:cs="Monaco"/>
          <w:color w:val="000000"/>
          <w:sz w:val="14"/>
          <w:szCs w:val="22"/>
          <w:highlight w:val="white"/>
          <w:lang w:eastAsia="en-US"/>
        </w:rPr>
        <w:t xml:space="preserve">  </w:t>
      </w:r>
      <w:r w:rsidRPr="000A4075">
        <w:rPr>
          <w:rFonts w:ascii="Monaco" w:hAnsi="Monaco" w:cs="Monaco"/>
          <w:color w:val="0000FF"/>
          <w:sz w:val="14"/>
          <w:szCs w:val="22"/>
          <w:highlight w:val="white"/>
          <w:lang w:val="en-US" w:eastAsia="en-US"/>
        </w:rPr>
        <w:t>&lt;</w:t>
      </w:r>
      <w:r w:rsidRPr="000A4075">
        <w:rPr>
          <w:rFonts w:ascii="Monaco" w:hAnsi="Monaco" w:cs="Monaco"/>
          <w:color w:val="A31515"/>
          <w:sz w:val="14"/>
          <w:szCs w:val="22"/>
          <w:highlight w:val="white"/>
          <w:lang w:val="en-US" w:eastAsia="en-US"/>
        </w:rPr>
        <w:t>input</w:t>
      </w:r>
      <w:r w:rsidRPr="000A4075">
        <w:rPr>
          <w:rFonts w:ascii="Monaco" w:hAnsi="Monaco" w:cs="Monaco"/>
          <w:sz w:val="14"/>
          <w:szCs w:val="22"/>
          <w:highlight w:val="white"/>
          <w:lang w:val="en-US" w:eastAsia="en-US"/>
        </w:rPr>
        <w:t xml:space="preserve"> </w:t>
      </w:r>
      <w:r w:rsidRPr="000A4075">
        <w:rPr>
          <w:rFonts w:ascii="Monaco" w:hAnsi="Monaco" w:cs="Monaco"/>
          <w:color w:val="FF0000"/>
          <w:sz w:val="14"/>
          <w:szCs w:val="22"/>
          <w:highlight w:val="white"/>
          <w:lang w:val="en-US" w:eastAsia="en-US"/>
        </w:rPr>
        <w:t>type</w:t>
      </w:r>
      <w:r w:rsidRPr="000A4075">
        <w:rPr>
          <w:rFonts w:ascii="Monaco" w:hAnsi="Monaco" w:cs="Monaco"/>
          <w:color w:val="000000"/>
          <w:sz w:val="14"/>
          <w:szCs w:val="22"/>
          <w:highlight w:val="white"/>
          <w:lang w:val="en-US" w:eastAsia="en-US"/>
        </w:rPr>
        <w:t>="</w:t>
      </w:r>
      <w:r w:rsidRPr="000A4075">
        <w:rPr>
          <w:rFonts w:ascii="Monaco" w:hAnsi="Monaco" w:cs="Monaco"/>
          <w:color w:val="0000FF"/>
          <w:sz w:val="14"/>
          <w:szCs w:val="22"/>
          <w:highlight w:val="white"/>
          <w:lang w:val="en-US" w:eastAsia="en-US"/>
        </w:rPr>
        <w:t>text</w:t>
      </w:r>
      <w:r w:rsidRPr="000A4075">
        <w:rPr>
          <w:rFonts w:ascii="Monaco" w:hAnsi="Monaco" w:cs="Monaco"/>
          <w:color w:val="000000"/>
          <w:sz w:val="14"/>
          <w:szCs w:val="22"/>
          <w:highlight w:val="white"/>
          <w:lang w:val="en-US" w:eastAsia="en-US"/>
        </w:rPr>
        <w:t>"</w:t>
      </w:r>
      <w:r w:rsidRPr="000A4075">
        <w:rPr>
          <w:rFonts w:ascii="Monaco" w:hAnsi="Monaco" w:cs="Monaco"/>
          <w:sz w:val="14"/>
          <w:szCs w:val="22"/>
          <w:highlight w:val="white"/>
          <w:lang w:val="en-US" w:eastAsia="en-US"/>
        </w:rPr>
        <w:t xml:space="preserve"> </w:t>
      </w:r>
      <w:r w:rsidRPr="000A4075">
        <w:rPr>
          <w:rFonts w:ascii="Monaco" w:hAnsi="Monaco" w:cs="Monaco"/>
          <w:color w:val="FF0000"/>
          <w:sz w:val="14"/>
          <w:szCs w:val="22"/>
          <w:highlight w:val="white"/>
          <w:lang w:val="en-US" w:eastAsia="en-US"/>
        </w:rPr>
        <w:t>id</w:t>
      </w:r>
      <w:r w:rsidRPr="000A4075">
        <w:rPr>
          <w:rFonts w:ascii="Monaco" w:hAnsi="Monaco" w:cs="Monaco"/>
          <w:color w:val="000000"/>
          <w:sz w:val="14"/>
          <w:szCs w:val="22"/>
          <w:highlight w:val="white"/>
          <w:lang w:val="en-US" w:eastAsia="en-US"/>
        </w:rPr>
        <w:t>="</w:t>
      </w:r>
      <w:proofErr w:type="spellStart"/>
      <w:r w:rsidRPr="000A4075">
        <w:rPr>
          <w:rFonts w:ascii="Monaco" w:hAnsi="Monaco" w:cs="Monaco"/>
          <w:color w:val="0000FF"/>
          <w:sz w:val="14"/>
          <w:szCs w:val="22"/>
          <w:highlight w:val="white"/>
          <w:lang w:val="en-US" w:eastAsia="en-US"/>
        </w:rPr>
        <w:t>destino_requisicao</w:t>
      </w:r>
      <w:proofErr w:type="spellEnd"/>
      <w:r w:rsidRPr="000A4075">
        <w:rPr>
          <w:rFonts w:ascii="Monaco" w:hAnsi="Monaco" w:cs="Monaco"/>
          <w:color w:val="000000"/>
          <w:sz w:val="14"/>
          <w:szCs w:val="22"/>
          <w:highlight w:val="white"/>
          <w:lang w:val="en-US" w:eastAsia="en-US"/>
        </w:rPr>
        <w:t>"</w:t>
      </w:r>
      <w:r w:rsidRPr="000A4075">
        <w:rPr>
          <w:rFonts w:ascii="Monaco" w:hAnsi="Monaco" w:cs="Monaco"/>
          <w:sz w:val="14"/>
          <w:szCs w:val="22"/>
          <w:highlight w:val="white"/>
          <w:lang w:val="en-US" w:eastAsia="en-US"/>
        </w:rPr>
        <w:t xml:space="preserve"> </w:t>
      </w:r>
    </w:p>
    <w:p w:rsidR="000A4075" w:rsidRPr="000A4075" w:rsidRDefault="000A4075" w:rsidP="000A4075">
      <w:pPr>
        <w:widowControl w:val="0"/>
        <w:autoSpaceDE w:val="0"/>
        <w:autoSpaceDN w:val="0"/>
        <w:adjustRightInd w:val="0"/>
        <w:ind w:firstLine="0"/>
        <w:jc w:val="left"/>
        <w:rPr>
          <w:rFonts w:ascii="Monaco" w:hAnsi="Monaco" w:cs="Monaco"/>
          <w:sz w:val="14"/>
          <w:szCs w:val="22"/>
          <w:lang w:val="en-US" w:eastAsia="en-US"/>
        </w:rPr>
      </w:pPr>
      <w:r w:rsidRPr="000A4075">
        <w:rPr>
          <w:rFonts w:ascii="Monaco" w:hAnsi="Monaco" w:cs="Monaco"/>
          <w:sz w:val="14"/>
          <w:szCs w:val="22"/>
          <w:highlight w:val="white"/>
          <w:lang w:val="en-US" w:eastAsia="en-US"/>
        </w:rPr>
        <w:t xml:space="preserve">        </w:t>
      </w:r>
      <w:proofErr w:type="gramStart"/>
      <w:r w:rsidRPr="000A4075">
        <w:rPr>
          <w:rFonts w:ascii="Monaco" w:hAnsi="Monaco" w:cs="Monaco"/>
          <w:color w:val="FF0000"/>
          <w:sz w:val="14"/>
          <w:szCs w:val="22"/>
          <w:highlight w:val="white"/>
          <w:lang w:val="en-US" w:eastAsia="en-US"/>
        </w:rPr>
        <w:t>value</w:t>
      </w:r>
      <w:proofErr w:type="gramEnd"/>
      <w:r w:rsidRPr="000A4075">
        <w:rPr>
          <w:rFonts w:ascii="Monaco" w:hAnsi="Monaco" w:cs="Monaco"/>
          <w:color w:val="000000"/>
          <w:sz w:val="14"/>
          <w:szCs w:val="22"/>
          <w:highlight w:val="white"/>
          <w:lang w:val="en-US" w:eastAsia="en-US"/>
        </w:rPr>
        <w:t>="</w:t>
      </w:r>
      <w:r w:rsidR="002D6F05">
        <w:rPr>
          <w:rFonts w:ascii="Monaco" w:hAnsi="Monaco" w:cs="Monaco"/>
          <w:color w:val="0000FF"/>
          <w:sz w:val="14"/>
          <w:szCs w:val="22"/>
          <w:highlight w:val="white"/>
          <w:lang w:val="en-US" w:eastAsia="en-US"/>
        </w:rPr>
        <w:t>http://provider.</w:t>
      </w:r>
      <w:r w:rsidRPr="000A4075">
        <w:rPr>
          <w:rFonts w:ascii="Monaco" w:hAnsi="Monaco" w:cs="Monaco"/>
          <w:color w:val="0000FF"/>
          <w:sz w:val="14"/>
          <w:szCs w:val="22"/>
          <w:highlight w:val="white"/>
          <w:lang w:val="en-US" w:eastAsia="en-US"/>
        </w:rPr>
        <w:t>com.br:9999/recurso</w:t>
      </w:r>
      <w:r w:rsidRPr="000A4075">
        <w:rPr>
          <w:rFonts w:ascii="Monaco" w:hAnsi="Monaco" w:cs="Monaco"/>
          <w:color w:val="000000"/>
          <w:sz w:val="14"/>
          <w:szCs w:val="22"/>
          <w:highlight w:val="white"/>
          <w:lang w:val="en-US" w:eastAsia="en-US"/>
        </w:rPr>
        <w:t>"</w:t>
      </w:r>
      <w:r w:rsidRPr="000A4075">
        <w:rPr>
          <w:rFonts w:ascii="Monaco" w:hAnsi="Monaco" w:cs="Monaco"/>
          <w:sz w:val="14"/>
          <w:szCs w:val="22"/>
          <w:highlight w:val="white"/>
          <w:lang w:val="en-US" w:eastAsia="en-US"/>
        </w:rPr>
        <w:t xml:space="preserve"> </w:t>
      </w:r>
      <w:r w:rsidRPr="000A4075">
        <w:rPr>
          <w:rFonts w:ascii="Monaco" w:hAnsi="Monaco" w:cs="Monaco"/>
          <w:color w:val="FF0000"/>
          <w:sz w:val="14"/>
          <w:szCs w:val="22"/>
          <w:highlight w:val="white"/>
          <w:lang w:val="en-US" w:eastAsia="en-US"/>
        </w:rPr>
        <w:t>style</w:t>
      </w:r>
      <w:r w:rsidRPr="000A4075">
        <w:rPr>
          <w:rFonts w:ascii="Monaco" w:hAnsi="Monaco" w:cs="Monaco"/>
          <w:color w:val="000000"/>
          <w:sz w:val="14"/>
          <w:szCs w:val="22"/>
          <w:highlight w:val="white"/>
          <w:lang w:val="en-US" w:eastAsia="en-US"/>
        </w:rPr>
        <w:t>="</w:t>
      </w:r>
      <w:r w:rsidRPr="000A4075">
        <w:rPr>
          <w:rFonts w:ascii="Monaco" w:hAnsi="Monaco" w:cs="Monaco"/>
          <w:color w:val="A31515"/>
          <w:sz w:val="14"/>
          <w:szCs w:val="22"/>
          <w:highlight w:val="white"/>
          <w:lang w:val="en-US" w:eastAsia="en-US"/>
        </w:rPr>
        <w:t>width</w:t>
      </w:r>
      <w:r w:rsidRPr="000A4075">
        <w:rPr>
          <w:rFonts w:ascii="Monaco" w:hAnsi="Monaco" w:cs="Monaco"/>
          <w:b/>
          <w:bCs/>
          <w:color w:val="000000"/>
          <w:sz w:val="14"/>
          <w:szCs w:val="22"/>
          <w:highlight w:val="white"/>
          <w:lang w:val="en-US" w:eastAsia="en-US"/>
        </w:rPr>
        <w:t>:</w:t>
      </w:r>
      <w:r w:rsidRPr="000A4075">
        <w:rPr>
          <w:rFonts w:ascii="Monaco" w:hAnsi="Monaco" w:cs="Monaco"/>
          <w:color w:val="0000FF"/>
          <w:sz w:val="14"/>
          <w:szCs w:val="22"/>
          <w:highlight w:val="white"/>
          <w:lang w:val="en-US" w:eastAsia="en-US"/>
        </w:rPr>
        <w:t>300px</w:t>
      </w:r>
      <w:r w:rsidRPr="000A4075">
        <w:rPr>
          <w:rFonts w:ascii="Monaco" w:hAnsi="Monaco" w:cs="Monaco"/>
          <w:color w:val="000000"/>
          <w:sz w:val="14"/>
          <w:szCs w:val="22"/>
          <w:highlight w:val="white"/>
          <w:lang w:val="en-US" w:eastAsia="en-US"/>
        </w:rPr>
        <w:t>"</w:t>
      </w:r>
      <w:r w:rsidRPr="000A4075">
        <w:rPr>
          <w:rFonts w:ascii="Monaco" w:hAnsi="Monaco" w:cs="Monaco"/>
          <w:sz w:val="14"/>
          <w:szCs w:val="22"/>
          <w:highlight w:val="white"/>
          <w:lang w:val="en-US" w:eastAsia="en-US"/>
        </w:rPr>
        <w:t xml:space="preserve"> </w:t>
      </w:r>
      <w:r w:rsidRPr="000A4075">
        <w:rPr>
          <w:rFonts w:ascii="Monaco" w:hAnsi="Monaco" w:cs="Monaco"/>
          <w:color w:val="0000FF"/>
          <w:sz w:val="14"/>
          <w:szCs w:val="22"/>
          <w:highlight w:val="white"/>
          <w:lang w:val="en-US" w:eastAsia="en-US"/>
        </w:rPr>
        <w:t>/&gt;</w:t>
      </w:r>
      <w:r w:rsidRPr="000A4075">
        <w:rPr>
          <w:rFonts w:ascii="Monaco" w:hAnsi="Monaco" w:cs="Monaco"/>
          <w:color w:val="000000"/>
          <w:sz w:val="14"/>
          <w:szCs w:val="22"/>
          <w:highlight w:val="white"/>
          <w:lang w:val="en-US" w:eastAsia="en-US"/>
        </w:rPr>
        <w:t xml:space="preserve"> </w:t>
      </w:r>
      <w:r w:rsidRPr="000A4075">
        <w:rPr>
          <w:rFonts w:ascii="Monaco" w:hAnsi="Monaco" w:cs="Monaco"/>
          <w:color w:val="0000FF"/>
          <w:sz w:val="14"/>
          <w:szCs w:val="22"/>
          <w:highlight w:val="white"/>
          <w:lang w:val="en-US" w:eastAsia="en-US"/>
        </w:rPr>
        <w:t>&lt;</w:t>
      </w:r>
      <w:proofErr w:type="spellStart"/>
      <w:r w:rsidRPr="000A4075">
        <w:rPr>
          <w:rFonts w:ascii="Monaco" w:hAnsi="Monaco" w:cs="Monaco"/>
          <w:color w:val="A31515"/>
          <w:sz w:val="14"/>
          <w:szCs w:val="22"/>
          <w:highlight w:val="white"/>
          <w:lang w:val="en-US" w:eastAsia="en-US"/>
        </w:rPr>
        <w:t>br</w:t>
      </w:r>
      <w:proofErr w:type="spellEnd"/>
      <w:r w:rsidRPr="000A4075">
        <w:rPr>
          <w:rFonts w:ascii="Monaco" w:hAnsi="Monaco" w:cs="Monaco"/>
          <w:sz w:val="14"/>
          <w:szCs w:val="22"/>
          <w:highlight w:val="white"/>
          <w:lang w:val="en-US" w:eastAsia="en-US"/>
        </w:rPr>
        <w:t xml:space="preserve"> </w:t>
      </w:r>
      <w:r w:rsidRPr="000A4075">
        <w:rPr>
          <w:rFonts w:ascii="Monaco" w:hAnsi="Monaco" w:cs="Monaco"/>
          <w:color w:val="0000FF"/>
          <w:sz w:val="14"/>
          <w:szCs w:val="22"/>
          <w:highlight w:val="white"/>
          <w:lang w:val="en-US" w:eastAsia="en-US"/>
        </w:rPr>
        <w:t>/&gt;</w:t>
      </w:r>
    </w:p>
    <w:p w:rsidR="000A4075" w:rsidRPr="000A4075" w:rsidRDefault="000A4075" w:rsidP="000A4075">
      <w:pPr>
        <w:widowControl w:val="0"/>
        <w:autoSpaceDE w:val="0"/>
        <w:autoSpaceDN w:val="0"/>
        <w:adjustRightInd w:val="0"/>
        <w:ind w:firstLine="0"/>
        <w:jc w:val="left"/>
        <w:rPr>
          <w:rFonts w:ascii="Monaco" w:hAnsi="Monaco" w:cs="Monaco"/>
          <w:sz w:val="14"/>
          <w:szCs w:val="22"/>
          <w:lang w:val="en-US" w:eastAsia="en-US"/>
        </w:rPr>
      </w:pPr>
    </w:p>
    <w:p w:rsidR="000A4075" w:rsidRPr="00E5373D" w:rsidRDefault="000A4075" w:rsidP="000A4075">
      <w:pPr>
        <w:widowControl w:val="0"/>
        <w:autoSpaceDE w:val="0"/>
        <w:autoSpaceDN w:val="0"/>
        <w:adjustRightInd w:val="0"/>
        <w:ind w:firstLine="0"/>
        <w:jc w:val="left"/>
        <w:rPr>
          <w:rFonts w:ascii="Monaco" w:hAnsi="Monaco" w:cs="Monaco"/>
          <w:sz w:val="14"/>
          <w:szCs w:val="22"/>
          <w:lang w:eastAsia="en-US"/>
        </w:rPr>
      </w:pPr>
      <w:r w:rsidRPr="000A4075">
        <w:rPr>
          <w:rFonts w:ascii="Monaco" w:hAnsi="Monaco" w:cs="Monaco"/>
          <w:color w:val="000000"/>
          <w:sz w:val="14"/>
          <w:szCs w:val="22"/>
          <w:highlight w:val="white"/>
          <w:lang w:val="en-US" w:eastAsia="en-US"/>
        </w:rPr>
        <w:t xml:space="preserve">  </w:t>
      </w:r>
      <w:r w:rsidRPr="00E5373D">
        <w:rPr>
          <w:rFonts w:ascii="Monaco" w:hAnsi="Monaco" w:cs="Monaco"/>
          <w:color w:val="0000FF"/>
          <w:sz w:val="14"/>
          <w:szCs w:val="22"/>
          <w:highlight w:val="white"/>
          <w:lang w:eastAsia="en-US"/>
        </w:rPr>
        <w:t>&lt;</w:t>
      </w:r>
      <w:r w:rsidRPr="00E5373D">
        <w:rPr>
          <w:rFonts w:ascii="Monaco" w:hAnsi="Monaco" w:cs="Monaco"/>
          <w:color w:val="A31515"/>
          <w:sz w:val="14"/>
          <w:szCs w:val="22"/>
          <w:highlight w:val="white"/>
          <w:lang w:eastAsia="en-US"/>
        </w:rPr>
        <w:t>h3</w:t>
      </w:r>
      <w:r w:rsidRPr="00E5373D">
        <w:rPr>
          <w:rFonts w:ascii="Monaco" w:hAnsi="Monaco" w:cs="Monaco"/>
          <w:color w:val="0000FF"/>
          <w:sz w:val="14"/>
          <w:szCs w:val="22"/>
          <w:highlight w:val="white"/>
          <w:lang w:eastAsia="en-US"/>
        </w:rPr>
        <w:t>&gt;</w:t>
      </w:r>
      <w:r w:rsidRPr="00E5373D">
        <w:rPr>
          <w:rFonts w:ascii="Monaco" w:hAnsi="Monaco" w:cs="Monaco"/>
          <w:color w:val="000000"/>
          <w:sz w:val="14"/>
          <w:szCs w:val="22"/>
          <w:highlight w:val="white"/>
          <w:lang w:eastAsia="en-US"/>
        </w:rPr>
        <w:t>Método HTTP:</w:t>
      </w:r>
      <w:r w:rsidRPr="00E5373D">
        <w:rPr>
          <w:rFonts w:ascii="Monaco" w:hAnsi="Monaco" w:cs="Monaco"/>
          <w:color w:val="0000FF"/>
          <w:sz w:val="14"/>
          <w:szCs w:val="22"/>
          <w:highlight w:val="white"/>
          <w:lang w:eastAsia="en-US"/>
        </w:rPr>
        <w:t>&lt;/</w:t>
      </w:r>
      <w:r w:rsidRPr="00E5373D">
        <w:rPr>
          <w:rFonts w:ascii="Monaco" w:hAnsi="Monaco" w:cs="Monaco"/>
          <w:color w:val="A31515"/>
          <w:sz w:val="14"/>
          <w:szCs w:val="22"/>
          <w:highlight w:val="white"/>
          <w:lang w:eastAsia="en-US"/>
        </w:rPr>
        <w:t>h3</w:t>
      </w:r>
      <w:r w:rsidRPr="00E5373D">
        <w:rPr>
          <w:rFonts w:ascii="Monaco" w:hAnsi="Monaco" w:cs="Monaco"/>
          <w:color w:val="0000FF"/>
          <w:sz w:val="14"/>
          <w:szCs w:val="22"/>
          <w:highlight w:val="white"/>
          <w:lang w:eastAsia="en-US"/>
        </w:rPr>
        <w:t>&gt;</w:t>
      </w:r>
    </w:p>
    <w:p w:rsidR="000A4075" w:rsidRPr="00E5373D" w:rsidRDefault="000A4075" w:rsidP="000A4075">
      <w:pPr>
        <w:widowControl w:val="0"/>
        <w:autoSpaceDE w:val="0"/>
        <w:autoSpaceDN w:val="0"/>
        <w:adjustRightInd w:val="0"/>
        <w:ind w:firstLine="0"/>
        <w:jc w:val="left"/>
        <w:rPr>
          <w:rFonts w:ascii="Monaco" w:hAnsi="Monaco" w:cs="Monaco"/>
          <w:sz w:val="14"/>
          <w:szCs w:val="22"/>
          <w:lang w:eastAsia="en-US"/>
        </w:rPr>
      </w:pPr>
      <w:r w:rsidRPr="00E5373D">
        <w:rPr>
          <w:rFonts w:ascii="Monaco" w:hAnsi="Monaco" w:cs="Monaco"/>
          <w:color w:val="000000"/>
          <w:sz w:val="14"/>
          <w:szCs w:val="22"/>
          <w:highlight w:val="white"/>
          <w:lang w:eastAsia="en-US"/>
        </w:rPr>
        <w:t xml:space="preserve">  </w:t>
      </w:r>
      <w:r w:rsidRPr="00E5373D">
        <w:rPr>
          <w:rFonts w:ascii="Monaco" w:hAnsi="Monaco" w:cs="Monaco"/>
          <w:color w:val="0000FF"/>
          <w:sz w:val="14"/>
          <w:szCs w:val="22"/>
          <w:highlight w:val="white"/>
          <w:lang w:eastAsia="en-US"/>
        </w:rPr>
        <w:t>&lt;</w:t>
      </w:r>
      <w:proofErr w:type="spellStart"/>
      <w:r w:rsidRPr="00E5373D">
        <w:rPr>
          <w:rFonts w:ascii="Monaco" w:hAnsi="Monaco" w:cs="Monaco"/>
          <w:color w:val="A31515"/>
          <w:sz w:val="14"/>
          <w:szCs w:val="22"/>
          <w:highlight w:val="white"/>
          <w:lang w:eastAsia="en-US"/>
        </w:rPr>
        <w:t>select</w:t>
      </w:r>
      <w:proofErr w:type="spellEnd"/>
      <w:r w:rsidRPr="00E5373D">
        <w:rPr>
          <w:rFonts w:ascii="Monaco" w:hAnsi="Monaco" w:cs="Monaco"/>
          <w:sz w:val="14"/>
          <w:szCs w:val="22"/>
          <w:highlight w:val="white"/>
          <w:lang w:eastAsia="en-US"/>
        </w:rPr>
        <w:t xml:space="preserve"> </w:t>
      </w:r>
      <w:r w:rsidRPr="00E5373D">
        <w:rPr>
          <w:rFonts w:ascii="Monaco" w:hAnsi="Monaco" w:cs="Monaco"/>
          <w:color w:val="FF0000"/>
          <w:sz w:val="14"/>
          <w:szCs w:val="22"/>
          <w:highlight w:val="white"/>
          <w:lang w:eastAsia="en-US"/>
        </w:rPr>
        <w:t>id</w:t>
      </w:r>
      <w:r w:rsidRPr="00E5373D">
        <w:rPr>
          <w:rFonts w:ascii="Monaco" w:hAnsi="Monaco" w:cs="Monaco"/>
          <w:color w:val="000000"/>
          <w:sz w:val="14"/>
          <w:szCs w:val="22"/>
          <w:highlight w:val="white"/>
          <w:lang w:eastAsia="en-US"/>
        </w:rPr>
        <w:t>="</w:t>
      </w:r>
      <w:proofErr w:type="spellStart"/>
      <w:r w:rsidRPr="00E5373D">
        <w:rPr>
          <w:rFonts w:ascii="Monaco" w:hAnsi="Monaco" w:cs="Monaco"/>
          <w:color w:val="0000FF"/>
          <w:sz w:val="14"/>
          <w:szCs w:val="22"/>
          <w:highlight w:val="white"/>
          <w:lang w:eastAsia="en-US"/>
        </w:rPr>
        <w:t>metodo_http</w:t>
      </w:r>
      <w:proofErr w:type="spellEnd"/>
      <w:r w:rsidRPr="00E5373D">
        <w:rPr>
          <w:rFonts w:ascii="Monaco" w:hAnsi="Monaco" w:cs="Monaco"/>
          <w:color w:val="000000"/>
          <w:sz w:val="14"/>
          <w:szCs w:val="22"/>
          <w:highlight w:val="white"/>
          <w:lang w:eastAsia="en-US"/>
        </w:rPr>
        <w:t>"</w:t>
      </w:r>
      <w:r w:rsidRPr="00E5373D">
        <w:rPr>
          <w:rFonts w:ascii="Monaco" w:hAnsi="Monaco" w:cs="Monaco"/>
          <w:color w:val="0000FF"/>
          <w:sz w:val="14"/>
          <w:szCs w:val="22"/>
          <w:highlight w:val="white"/>
          <w:lang w:eastAsia="en-US"/>
        </w:rPr>
        <w:t>&gt;</w:t>
      </w:r>
    </w:p>
    <w:p w:rsidR="000A4075" w:rsidRPr="000A4075" w:rsidRDefault="000A4075" w:rsidP="000A4075">
      <w:pPr>
        <w:widowControl w:val="0"/>
        <w:autoSpaceDE w:val="0"/>
        <w:autoSpaceDN w:val="0"/>
        <w:adjustRightInd w:val="0"/>
        <w:ind w:firstLine="0"/>
        <w:jc w:val="left"/>
        <w:rPr>
          <w:rFonts w:ascii="Monaco" w:hAnsi="Monaco" w:cs="Monaco"/>
          <w:sz w:val="14"/>
          <w:szCs w:val="22"/>
          <w:lang w:val="en-US" w:eastAsia="en-US"/>
        </w:rPr>
      </w:pPr>
      <w:r w:rsidRPr="00E5373D">
        <w:rPr>
          <w:rFonts w:ascii="Monaco" w:hAnsi="Monaco" w:cs="Monaco"/>
          <w:color w:val="000000"/>
          <w:sz w:val="14"/>
          <w:szCs w:val="22"/>
          <w:highlight w:val="white"/>
          <w:lang w:eastAsia="en-US"/>
        </w:rPr>
        <w:t xml:space="preserve">    </w:t>
      </w:r>
      <w:r w:rsidRPr="000A4075">
        <w:rPr>
          <w:rFonts w:ascii="Monaco" w:hAnsi="Monaco" w:cs="Monaco"/>
          <w:color w:val="0000FF"/>
          <w:sz w:val="14"/>
          <w:szCs w:val="22"/>
          <w:highlight w:val="white"/>
          <w:lang w:val="en-US" w:eastAsia="en-US"/>
        </w:rPr>
        <w:t>&lt;</w:t>
      </w:r>
      <w:r w:rsidRPr="000A4075">
        <w:rPr>
          <w:rFonts w:ascii="Monaco" w:hAnsi="Monaco" w:cs="Monaco"/>
          <w:color w:val="A31515"/>
          <w:sz w:val="14"/>
          <w:szCs w:val="22"/>
          <w:highlight w:val="white"/>
          <w:lang w:val="en-US" w:eastAsia="en-US"/>
        </w:rPr>
        <w:t>option</w:t>
      </w:r>
      <w:r w:rsidRPr="000A4075">
        <w:rPr>
          <w:rFonts w:ascii="Monaco" w:hAnsi="Monaco" w:cs="Monaco"/>
          <w:sz w:val="14"/>
          <w:szCs w:val="22"/>
          <w:highlight w:val="white"/>
          <w:lang w:val="en-US" w:eastAsia="en-US"/>
        </w:rPr>
        <w:t xml:space="preserve"> </w:t>
      </w:r>
      <w:r w:rsidRPr="000A4075">
        <w:rPr>
          <w:rFonts w:ascii="Monaco" w:hAnsi="Monaco" w:cs="Monaco"/>
          <w:color w:val="FF0000"/>
          <w:sz w:val="14"/>
          <w:szCs w:val="22"/>
          <w:highlight w:val="white"/>
          <w:lang w:val="en-US" w:eastAsia="en-US"/>
        </w:rPr>
        <w:t>value</w:t>
      </w:r>
      <w:r w:rsidRPr="000A4075">
        <w:rPr>
          <w:rFonts w:ascii="Monaco" w:hAnsi="Monaco" w:cs="Monaco"/>
          <w:color w:val="000000"/>
          <w:sz w:val="14"/>
          <w:szCs w:val="22"/>
          <w:highlight w:val="white"/>
          <w:lang w:val="en-US" w:eastAsia="en-US"/>
        </w:rPr>
        <w:t>="</w:t>
      </w:r>
      <w:r w:rsidRPr="000A4075">
        <w:rPr>
          <w:rFonts w:ascii="Monaco" w:hAnsi="Monaco" w:cs="Monaco"/>
          <w:color w:val="0000FF"/>
          <w:sz w:val="14"/>
          <w:szCs w:val="22"/>
          <w:highlight w:val="white"/>
          <w:lang w:val="en-US" w:eastAsia="en-US"/>
        </w:rPr>
        <w:t>get</w:t>
      </w:r>
      <w:r w:rsidRPr="000A4075">
        <w:rPr>
          <w:rFonts w:ascii="Monaco" w:hAnsi="Monaco" w:cs="Monaco"/>
          <w:color w:val="000000"/>
          <w:sz w:val="14"/>
          <w:szCs w:val="22"/>
          <w:highlight w:val="white"/>
          <w:lang w:val="en-US" w:eastAsia="en-US"/>
        </w:rPr>
        <w:t>"</w:t>
      </w:r>
      <w:r w:rsidRPr="000A4075">
        <w:rPr>
          <w:rFonts w:ascii="Monaco" w:hAnsi="Monaco" w:cs="Monaco"/>
          <w:sz w:val="14"/>
          <w:szCs w:val="22"/>
          <w:highlight w:val="white"/>
          <w:lang w:val="en-US" w:eastAsia="en-US"/>
        </w:rPr>
        <w:t xml:space="preserve"> </w:t>
      </w:r>
      <w:r w:rsidRPr="000A4075">
        <w:rPr>
          <w:rFonts w:ascii="Monaco" w:hAnsi="Monaco" w:cs="Monaco"/>
          <w:color w:val="FF0000"/>
          <w:sz w:val="14"/>
          <w:szCs w:val="22"/>
          <w:highlight w:val="white"/>
          <w:lang w:val="en-US" w:eastAsia="en-US"/>
        </w:rPr>
        <w:t>selected</w:t>
      </w:r>
      <w:r w:rsidRPr="000A4075">
        <w:rPr>
          <w:rFonts w:ascii="Monaco" w:hAnsi="Monaco" w:cs="Monaco"/>
          <w:color w:val="000000"/>
          <w:sz w:val="14"/>
          <w:szCs w:val="22"/>
          <w:highlight w:val="white"/>
          <w:lang w:val="en-US" w:eastAsia="en-US"/>
        </w:rPr>
        <w:t>="</w:t>
      </w:r>
      <w:r w:rsidRPr="000A4075">
        <w:rPr>
          <w:rFonts w:ascii="Monaco" w:hAnsi="Monaco" w:cs="Monaco"/>
          <w:color w:val="0000FF"/>
          <w:sz w:val="14"/>
          <w:szCs w:val="22"/>
          <w:highlight w:val="white"/>
          <w:lang w:val="en-US" w:eastAsia="en-US"/>
        </w:rPr>
        <w:t>selected</w:t>
      </w:r>
      <w:r w:rsidRPr="000A4075">
        <w:rPr>
          <w:rFonts w:ascii="Monaco" w:hAnsi="Monaco" w:cs="Monaco"/>
          <w:color w:val="000000"/>
          <w:sz w:val="14"/>
          <w:szCs w:val="22"/>
          <w:highlight w:val="white"/>
          <w:lang w:val="en-US" w:eastAsia="en-US"/>
        </w:rPr>
        <w:t>"</w:t>
      </w:r>
      <w:r w:rsidRPr="000A4075">
        <w:rPr>
          <w:rFonts w:ascii="Monaco" w:hAnsi="Monaco" w:cs="Monaco"/>
          <w:color w:val="0000FF"/>
          <w:sz w:val="14"/>
          <w:szCs w:val="22"/>
          <w:highlight w:val="white"/>
          <w:lang w:val="en-US" w:eastAsia="en-US"/>
        </w:rPr>
        <w:t>&gt;</w:t>
      </w:r>
      <w:r w:rsidRPr="000A4075">
        <w:rPr>
          <w:rFonts w:ascii="Monaco" w:hAnsi="Monaco" w:cs="Monaco"/>
          <w:color w:val="000000"/>
          <w:sz w:val="14"/>
          <w:szCs w:val="22"/>
          <w:highlight w:val="white"/>
          <w:lang w:val="en-US" w:eastAsia="en-US"/>
        </w:rPr>
        <w:t>get</w:t>
      </w:r>
      <w:r w:rsidRPr="000A4075">
        <w:rPr>
          <w:rFonts w:ascii="Monaco" w:hAnsi="Monaco" w:cs="Monaco"/>
          <w:color w:val="0000FF"/>
          <w:sz w:val="14"/>
          <w:szCs w:val="22"/>
          <w:highlight w:val="white"/>
          <w:lang w:val="en-US" w:eastAsia="en-US"/>
        </w:rPr>
        <w:t>&lt;/</w:t>
      </w:r>
      <w:r w:rsidRPr="000A4075">
        <w:rPr>
          <w:rFonts w:ascii="Monaco" w:hAnsi="Monaco" w:cs="Monaco"/>
          <w:color w:val="A31515"/>
          <w:sz w:val="14"/>
          <w:szCs w:val="22"/>
          <w:highlight w:val="white"/>
          <w:lang w:val="en-US" w:eastAsia="en-US"/>
        </w:rPr>
        <w:t>option</w:t>
      </w:r>
      <w:r w:rsidRPr="000A4075">
        <w:rPr>
          <w:rFonts w:ascii="Monaco" w:hAnsi="Monaco" w:cs="Monaco"/>
          <w:color w:val="0000FF"/>
          <w:sz w:val="14"/>
          <w:szCs w:val="22"/>
          <w:highlight w:val="white"/>
          <w:lang w:val="en-US" w:eastAsia="en-US"/>
        </w:rPr>
        <w:t>&gt;</w:t>
      </w:r>
    </w:p>
    <w:p w:rsidR="000A4075" w:rsidRPr="000A4075" w:rsidRDefault="000A4075" w:rsidP="000A4075">
      <w:pPr>
        <w:widowControl w:val="0"/>
        <w:autoSpaceDE w:val="0"/>
        <w:autoSpaceDN w:val="0"/>
        <w:adjustRightInd w:val="0"/>
        <w:ind w:firstLine="0"/>
        <w:jc w:val="left"/>
        <w:rPr>
          <w:rFonts w:ascii="Monaco" w:hAnsi="Monaco" w:cs="Monaco"/>
          <w:sz w:val="14"/>
          <w:szCs w:val="22"/>
          <w:lang w:val="en-US" w:eastAsia="en-US"/>
        </w:rPr>
      </w:pPr>
      <w:r w:rsidRPr="000A4075">
        <w:rPr>
          <w:rFonts w:ascii="Monaco" w:hAnsi="Monaco" w:cs="Monaco"/>
          <w:color w:val="000000"/>
          <w:sz w:val="14"/>
          <w:szCs w:val="22"/>
          <w:highlight w:val="white"/>
          <w:lang w:val="en-US" w:eastAsia="en-US"/>
        </w:rPr>
        <w:t xml:space="preserve">    </w:t>
      </w:r>
      <w:r w:rsidRPr="000A4075">
        <w:rPr>
          <w:rFonts w:ascii="Monaco" w:hAnsi="Monaco" w:cs="Monaco"/>
          <w:color w:val="0000FF"/>
          <w:sz w:val="14"/>
          <w:szCs w:val="22"/>
          <w:highlight w:val="white"/>
          <w:lang w:val="en-US" w:eastAsia="en-US"/>
        </w:rPr>
        <w:t>&lt;</w:t>
      </w:r>
      <w:r w:rsidRPr="000A4075">
        <w:rPr>
          <w:rFonts w:ascii="Monaco" w:hAnsi="Monaco" w:cs="Monaco"/>
          <w:color w:val="A31515"/>
          <w:sz w:val="14"/>
          <w:szCs w:val="22"/>
          <w:highlight w:val="white"/>
          <w:lang w:val="en-US" w:eastAsia="en-US"/>
        </w:rPr>
        <w:t>option</w:t>
      </w:r>
      <w:r w:rsidRPr="000A4075">
        <w:rPr>
          <w:rFonts w:ascii="Monaco" w:hAnsi="Monaco" w:cs="Monaco"/>
          <w:sz w:val="14"/>
          <w:szCs w:val="22"/>
          <w:highlight w:val="white"/>
          <w:lang w:val="en-US" w:eastAsia="en-US"/>
        </w:rPr>
        <w:t xml:space="preserve"> </w:t>
      </w:r>
      <w:r w:rsidRPr="000A4075">
        <w:rPr>
          <w:rFonts w:ascii="Monaco" w:hAnsi="Monaco" w:cs="Monaco"/>
          <w:color w:val="FF0000"/>
          <w:sz w:val="14"/>
          <w:szCs w:val="22"/>
          <w:highlight w:val="white"/>
          <w:lang w:val="en-US" w:eastAsia="en-US"/>
        </w:rPr>
        <w:t>value</w:t>
      </w:r>
      <w:r w:rsidRPr="000A4075">
        <w:rPr>
          <w:rFonts w:ascii="Monaco" w:hAnsi="Monaco" w:cs="Monaco"/>
          <w:color w:val="000000"/>
          <w:sz w:val="14"/>
          <w:szCs w:val="22"/>
          <w:highlight w:val="white"/>
          <w:lang w:val="en-US" w:eastAsia="en-US"/>
        </w:rPr>
        <w:t>="</w:t>
      </w:r>
      <w:r w:rsidRPr="000A4075">
        <w:rPr>
          <w:rFonts w:ascii="Monaco" w:hAnsi="Monaco" w:cs="Monaco"/>
          <w:color w:val="0000FF"/>
          <w:sz w:val="14"/>
          <w:szCs w:val="22"/>
          <w:highlight w:val="white"/>
          <w:lang w:val="en-US" w:eastAsia="en-US"/>
        </w:rPr>
        <w:t>post</w:t>
      </w:r>
      <w:r w:rsidRPr="000A4075">
        <w:rPr>
          <w:rFonts w:ascii="Monaco" w:hAnsi="Monaco" w:cs="Monaco"/>
          <w:color w:val="000000"/>
          <w:sz w:val="14"/>
          <w:szCs w:val="22"/>
          <w:highlight w:val="white"/>
          <w:lang w:val="en-US" w:eastAsia="en-US"/>
        </w:rPr>
        <w:t>"</w:t>
      </w:r>
      <w:r w:rsidRPr="000A4075">
        <w:rPr>
          <w:rFonts w:ascii="Monaco" w:hAnsi="Monaco" w:cs="Monaco"/>
          <w:color w:val="0000FF"/>
          <w:sz w:val="14"/>
          <w:szCs w:val="22"/>
          <w:highlight w:val="white"/>
          <w:lang w:val="en-US" w:eastAsia="en-US"/>
        </w:rPr>
        <w:t>&gt;</w:t>
      </w:r>
      <w:r w:rsidRPr="000A4075">
        <w:rPr>
          <w:rFonts w:ascii="Monaco" w:hAnsi="Monaco" w:cs="Monaco"/>
          <w:color w:val="000000"/>
          <w:sz w:val="14"/>
          <w:szCs w:val="22"/>
          <w:highlight w:val="white"/>
          <w:lang w:val="en-US" w:eastAsia="en-US"/>
        </w:rPr>
        <w:t>post</w:t>
      </w:r>
      <w:r w:rsidRPr="000A4075">
        <w:rPr>
          <w:rFonts w:ascii="Monaco" w:hAnsi="Monaco" w:cs="Monaco"/>
          <w:color w:val="0000FF"/>
          <w:sz w:val="14"/>
          <w:szCs w:val="22"/>
          <w:highlight w:val="white"/>
          <w:lang w:val="en-US" w:eastAsia="en-US"/>
        </w:rPr>
        <w:t>&lt;/</w:t>
      </w:r>
      <w:r w:rsidRPr="000A4075">
        <w:rPr>
          <w:rFonts w:ascii="Monaco" w:hAnsi="Monaco" w:cs="Monaco"/>
          <w:color w:val="A31515"/>
          <w:sz w:val="14"/>
          <w:szCs w:val="22"/>
          <w:highlight w:val="white"/>
          <w:lang w:val="en-US" w:eastAsia="en-US"/>
        </w:rPr>
        <w:t>option</w:t>
      </w:r>
      <w:r w:rsidRPr="000A4075">
        <w:rPr>
          <w:rFonts w:ascii="Monaco" w:hAnsi="Monaco" w:cs="Monaco"/>
          <w:color w:val="0000FF"/>
          <w:sz w:val="14"/>
          <w:szCs w:val="22"/>
          <w:highlight w:val="white"/>
          <w:lang w:val="en-US" w:eastAsia="en-US"/>
        </w:rPr>
        <w:t>&gt;</w:t>
      </w:r>
    </w:p>
    <w:p w:rsidR="000A4075" w:rsidRPr="000A4075" w:rsidRDefault="000A4075" w:rsidP="000A4075">
      <w:pPr>
        <w:widowControl w:val="0"/>
        <w:autoSpaceDE w:val="0"/>
        <w:autoSpaceDN w:val="0"/>
        <w:adjustRightInd w:val="0"/>
        <w:ind w:firstLine="0"/>
        <w:jc w:val="left"/>
        <w:rPr>
          <w:rFonts w:ascii="Monaco" w:hAnsi="Monaco" w:cs="Monaco"/>
          <w:sz w:val="14"/>
          <w:szCs w:val="22"/>
          <w:lang w:val="en-US" w:eastAsia="en-US"/>
        </w:rPr>
      </w:pPr>
      <w:r w:rsidRPr="000A4075">
        <w:rPr>
          <w:rFonts w:ascii="Monaco" w:hAnsi="Monaco" w:cs="Monaco"/>
          <w:color w:val="000000"/>
          <w:sz w:val="14"/>
          <w:szCs w:val="22"/>
          <w:highlight w:val="white"/>
          <w:lang w:val="en-US" w:eastAsia="en-US"/>
        </w:rPr>
        <w:t xml:space="preserve">    </w:t>
      </w:r>
      <w:r w:rsidRPr="000A4075">
        <w:rPr>
          <w:rFonts w:ascii="Monaco" w:hAnsi="Monaco" w:cs="Monaco"/>
          <w:color w:val="0000FF"/>
          <w:sz w:val="14"/>
          <w:szCs w:val="22"/>
          <w:highlight w:val="white"/>
          <w:lang w:val="en-US" w:eastAsia="en-US"/>
        </w:rPr>
        <w:t>&lt;</w:t>
      </w:r>
      <w:r w:rsidRPr="000A4075">
        <w:rPr>
          <w:rFonts w:ascii="Monaco" w:hAnsi="Monaco" w:cs="Monaco"/>
          <w:color w:val="A31515"/>
          <w:sz w:val="14"/>
          <w:szCs w:val="22"/>
          <w:highlight w:val="white"/>
          <w:lang w:val="en-US" w:eastAsia="en-US"/>
        </w:rPr>
        <w:t>option</w:t>
      </w:r>
      <w:r w:rsidRPr="000A4075">
        <w:rPr>
          <w:rFonts w:ascii="Monaco" w:hAnsi="Monaco" w:cs="Monaco"/>
          <w:sz w:val="14"/>
          <w:szCs w:val="22"/>
          <w:highlight w:val="white"/>
          <w:lang w:val="en-US" w:eastAsia="en-US"/>
        </w:rPr>
        <w:t xml:space="preserve"> </w:t>
      </w:r>
      <w:r w:rsidRPr="000A4075">
        <w:rPr>
          <w:rFonts w:ascii="Monaco" w:hAnsi="Monaco" w:cs="Monaco"/>
          <w:color w:val="FF0000"/>
          <w:sz w:val="14"/>
          <w:szCs w:val="22"/>
          <w:highlight w:val="white"/>
          <w:lang w:val="en-US" w:eastAsia="en-US"/>
        </w:rPr>
        <w:t>value</w:t>
      </w:r>
      <w:r w:rsidRPr="000A4075">
        <w:rPr>
          <w:rFonts w:ascii="Monaco" w:hAnsi="Monaco" w:cs="Monaco"/>
          <w:color w:val="000000"/>
          <w:sz w:val="14"/>
          <w:szCs w:val="22"/>
          <w:highlight w:val="white"/>
          <w:lang w:val="en-US" w:eastAsia="en-US"/>
        </w:rPr>
        <w:t>="</w:t>
      </w:r>
      <w:r w:rsidRPr="000A4075">
        <w:rPr>
          <w:rFonts w:ascii="Monaco" w:hAnsi="Monaco" w:cs="Monaco"/>
          <w:color w:val="0000FF"/>
          <w:sz w:val="14"/>
          <w:szCs w:val="22"/>
          <w:highlight w:val="white"/>
          <w:lang w:val="en-US" w:eastAsia="en-US"/>
        </w:rPr>
        <w:t>put</w:t>
      </w:r>
      <w:r w:rsidRPr="000A4075">
        <w:rPr>
          <w:rFonts w:ascii="Monaco" w:hAnsi="Monaco" w:cs="Monaco"/>
          <w:color w:val="000000"/>
          <w:sz w:val="14"/>
          <w:szCs w:val="22"/>
          <w:highlight w:val="white"/>
          <w:lang w:val="en-US" w:eastAsia="en-US"/>
        </w:rPr>
        <w:t>"</w:t>
      </w:r>
      <w:r w:rsidRPr="000A4075">
        <w:rPr>
          <w:rFonts w:ascii="Monaco" w:hAnsi="Monaco" w:cs="Monaco"/>
          <w:color w:val="0000FF"/>
          <w:sz w:val="14"/>
          <w:szCs w:val="22"/>
          <w:highlight w:val="white"/>
          <w:lang w:val="en-US" w:eastAsia="en-US"/>
        </w:rPr>
        <w:t>&gt;</w:t>
      </w:r>
      <w:r w:rsidRPr="000A4075">
        <w:rPr>
          <w:rFonts w:ascii="Monaco" w:hAnsi="Monaco" w:cs="Monaco"/>
          <w:color w:val="000000"/>
          <w:sz w:val="14"/>
          <w:szCs w:val="22"/>
          <w:highlight w:val="white"/>
          <w:lang w:val="en-US" w:eastAsia="en-US"/>
        </w:rPr>
        <w:t>put</w:t>
      </w:r>
      <w:r w:rsidRPr="000A4075">
        <w:rPr>
          <w:rFonts w:ascii="Monaco" w:hAnsi="Monaco" w:cs="Monaco"/>
          <w:color w:val="0000FF"/>
          <w:sz w:val="14"/>
          <w:szCs w:val="22"/>
          <w:highlight w:val="white"/>
          <w:lang w:val="en-US" w:eastAsia="en-US"/>
        </w:rPr>
        <w:t>&lt;/</w:t>
      </w:r>
      <w:r w:rsidRPr="000A4075">
        <w:rPr>
          <w:rFonts w:ascii="Monaco" w:hAnsi="Monaco" w:cs="Monaco"/>
          <w:color w:val="A31515"/>
          <w:sz w:val="14"/>
          <w:szCs w:val="22"/>
          <w:highlight w:val="white"/>
          <w:lang w:val="en-US" w:eastAsia="en-US"/>
        </w:rPr>
        <w:t>option</w:t>
      </w:r>
      <w:r w:rsidRPr="000A4075">
        <w:rPr>
          <w:rFonts w:ascii="Monaco" w:hAnsi="Monaco" w:cs="Monaco"/>
          <w:color w:val="0000FF"/>
          <w:sz w:val="14"/>
          <w:szCs w:val="22"/>
          <w:highlight w:val="white"/>
          <w:lang w:val="en-US" w:eastAsia="en-US"/>
        </w:rPr>
        <w:t>&gt;</w:t>
      </w:r>
    </w:p>
    <w:p w:rsidR="000A4075" w:rsidRPr="000A4075" w:rsidRDefault="000A4075" w:rsidP="000A4075">
      <w:pPr>
        <w:widowControl w:val="0"/>
        <w:autoSpaceDE w:val="0"/>
        <w:autoSpaceDN w:val="0"/>
        <w:adjustRightInd w:val="0"/>
        <w:ind w:firstLine="0"/>
        <w:jc w:val="left"/>
        <w:rPr>
          <w:rFonts w:ascii="Monaco" w:hAnsi="Monaco" w:cs="Monaco"/>
          <w:sz w:val="14"/>
          <w:szCs w:val="22"/>
          <w:lang w:val="en-US" w:eastAsia="en-US"/>
        </w:rPr>
      </w:pPr>
      <w:r w:rsidRPr="000A4075">
        <w:rPr>
          <w:rFonts w:ascii="Monaco" w:hAnsi="Monaco" w:cs="Monaco"/>
          <w:color w:val="000000"/>
          <w:sz w:val="14"/>
          <w:szCs w:val="22"/>
          <w:highlight w:val="white"/>
          <w:lang w:val="en-US" w:eastAsia="en-US"/>
        </w:rPr>
        <w:t xml:space="preserve">    </w:t>
      </w:r>
      <w:r w:rsidRPr="000A4075">
        <w:rPr>
          <w:rFonts w:ascii="Monaco" w:hAnsi="Monaco" w:cs="Monaco"/>
          <w:color w:val="0000FF"/>
          <w:sz w:val="14"/>
          <w:szCs w:val="22"/>
          <w:highlight w:val="white"/>
          <w:lang w:val="en-US" w:eastAsia="en-US"/>
        </w:rPr>
        <w:t>&lt;</w:t>
      </w:r>
      <w:r w:rsidRPr="000A4075">
        <w:rPr>
          <w:rFonts w:ascii="Monaco" w:hAnsi="Monaco" w:cs="Monaco"/>
          <w:color w:val="A31515"/>
          <w:sz w:val="14"/>
          <w:szCs w:val="22"/>
          <w:highlight w:val="white"/>
          <w:lang w:val="en-US" w:eastAsia="en-US"/>
        </w:rPr>
        <w:t>option</w:t>
      </w:r>
      <w:r w:rsidRPr="000A4075">
        <w:rPr>
          <w:rFonts w:ascii="Monaco" w:hAnsi="Monaco" w:cs="Monaco"/>
          <w:sz w:val="14"/>
          <w:szCs w:val="22"/>
          <w:highlight w:val="white"/>
          <w:lang w:val="en-US" w:eastAsia="en-US"/>
        </w:rPr>
        <w:t xml:space="preserve"> </w:t>
      </w:r>
      <w:r w:rsidRPr="000A4075">
        <w:rPr>
          <w:rFonts w:ascii="Monaco" w:hAnsi="Monaco" w:cs="Monaco"/>
          <w:color w:val="FF0000"/>
          <w:sz w:val="14"/>
          <w:szCs w:val="22"/>
          <w:highlight w:val="white"/>
          <w:lang w:val="en-US" w:eastAsia="en-US"/>
        </w:rPr>
        <w:t>value</w:t>
      </w:r>
      <w:r w:rsidRPr="000A4075">
        <w:rPr>
          <w:rFonts w:ascii="Monaco" w:hAnsi="Monaco" w:cs="Monaco"/>
          <w:color w:val="000000"/>
          <w:sz w:val="14"/>
          <w:szCs w:val="22"/>
          <w:highlight w:val="white"/>
          <w:lang w:val="en-US" w:eastAsia="en-US"/>
        </w:rPr>
        <w:t>="</w:t>
      </w:r>
      <w:r w:rsidRPr="000A4075">
        <w:rPr>
          <w:rFonts w:ascii="Monaco" w:hAnsi="Monaco" w:cs="Monaco"/>
          <w:color w:val="0000FF"/>
          <w:sz w:val="14"/>
          <w:szCs w:val="22"/>
          <w:highlight w:val="white"/>
          <w:lang w:val="en-US" w:eastAsia="en-US"/>
        </w:rPr>
        <w:t>delete</w:t>
      </w:r>
      <w:r w:rsidRPr="000A4075">
        <w:rPr>
          <w:rFonts w:ascii="Monaco" w:hAnsi="Monaco" w:cs="Monaco"/>
          <w:color w:val="000000"/>
          <w:sz w:val="14"/>
          <w:szCs w:val="22"/>
          <w:highlight w:val="white"/>
          <w:lang w:val="en-US" w:eastAsia="en-US"/>
        </w:rPr>
        <w:t>"</w:t>
      </w:r>
      <w:r w:rsidRPr="000A4075">
        <w:rPr>
          <w:rFonts w:ascii="Monaco" w:hAnsi="Monaco" w:cs="Monaco"/>
          <w:color w:val="0000FF"/>
          <w:sz w:val="14"/>
          <w:szCs w:val="22"/>
          <w:highlight w:val="white"/>
          <w:lang w:val="en-US" w:eastAsia="en-US"/>
        </w:rPr>
        <w:t>&gt;</w:t>
      </w:r>
      <w:r w:rsidRPr="000A4075">
        <w:rPr>
          <w:rFonts w:ascii="Monaco" w:hAnsi="Monaco" w:cs="Monaco"/>
          <w:color w:val="000000"/>
          <w:sz w:val="14"/>
          <w:szCs w:val="22"/>
          <w:highlight w:val="white"/>
          <w:lang w:val="en-US" w:eastAsia="en-US"/>
        </w:rPr>
        <w:t>delete</w:t>
      </w:r>
      <w:r w:rsidRPr="000A4075">
        <w:rPr>
          <w:rFonts w:ascii="Monaco" w:hAnsi="Monaco" w:cs="Monaco"/>
          <w:color w:val="0000FF"/>
          <w:sz w:val="14"/>
          <w:szCs w:val="22"/>
          <w:highlight w:val="white"/>
          <w:lang w:val="en-US" w:eastAsia="en-US"/>
        </w:rPr>
        <w:t>&lt;/</w:t>
      </w:r>
      <w:r w:rsidRPr="000A4075">
        <w:rPr>
          <w:rFonts w:ascii="Monaco" w:hAnsi="Monaco" w:cs="Monaco"/>
          <w:color w:val="A31515"/>
          <w:sz w:val="14"/>
          <w:szCs w:val="22"/>
          <w:highlight w:val="white"/>
          <w:lang w:val="en-US" w:eastAsia="en-US"/>
        </w:rPr>
        <w:t>option</w:t>
      </w:r>
      <w:r w:rsidRPr="000A4075">
        <w:rPr>
          <w:rFonts w:ascii="Monaco" w:hAnsi="Monaco" w:cs="Monaco"/>
          <w:color w:val="0000FF"/>
          <w:sz w:val="14"/>
          <w:szCs w:val="22"/>
          <w:highlight w:val="white"/>
          <w:lang w:val="en-US" w:eastAsia="en-US"/>
        </w:rPr>
        <w:t>&gt;</w:t>
      </w:r>
    </w:p>
    <w:p w:rsidR="000A4075" w:rsidRPr="000A4075" w:rsidRDefault="000A4075" w:rsidP="000A4075">
      <w:pPr>
        <w:widowControl w:val="0"/>
        <w:autoSpaceDE w:val="0"/>
        <w:autoSpaceDN w:val="0"/>
        <w:adjustRightInd w:val="0"/>
        <w:ind w:firstLine="0"/>
        <w:jc w:val="left"/>
        <w:rPr>
          <w:rFonts w:ascii="Monaco" w:hAnsi="Monaco" w:cs="Monaco"/>
          <w:sz w:val="14"/>
          <w:szCs w:val="22"/>
          <w:lang w:val="en-US" w:eastAsia="en-US"/>
        </w:rPr>
      </w:pPr>
      <w:r w:rsidRPr="000A4075">
        <w:rPr>
          <w:rFonts w:ascii="Monaco" w:hAnsi="Monaco" w:cs="Monaco"/>
          <w:color w:val="000000"/>
          <w:sz w:val="14"/>
          <w:szCs w:val="22"/>
          <w:highlight w:val="white"/>
          <w:lang w:val="en-US" w:eastAsia="en-US"/>
        </w:rPr>
        <w:t xml:space="preserve">  </w:t>
      </w:r>
      <w:r w:rsidRPr="000A4075">
        <w:rPr>
          <w:rFonts w:ascii="Monaco" w:hAnsi="Monaco" w:cs="Monaco"/>
          <w:color w:val="0000FF"/>
          <w:sz w:val="14"/>
          <w:szCs w:val="22"/>
          <w:highlight w:val="white"/>
          <w:lang w:val="en-US" w:eastAsia="en-US"/>
        </w:rPr>
        <w:t>&lt;/</w:t>
      </w:r>
      <w:r w:rsidRPr="000A4075">
        <w:rPr>
          <w:rFonts w:ascii="Monaco" w:hAnsi="Monaco" w:cs="Monaco"/>
          <w:color w:val="A31515"/>
          <w:sz w:val="14"/>
          <w:szCs w:val="22"/>
          <w:highlight w:val="white"/>
          <w:lang w:val="en-US" w:eastAsia="en-US"/>
        </w:rPr>
        <w:t>select</w:t>
      </w:r>
      <w:r w:rsidRPr="000A4075">
        <w:rPr>
          <w:rFonts w:ascii="Monaco" w:hAnsi="Monaco" w:cs="Monaco"/>
          <w:color w:val="0000FF"/>
          <w:sz w:val="14"/>
          <w:szCs w:val="22"/>
          <w:highlight w:val="white"/>
          <w:lang w:val="en-US" w:eastAsia="en-US"/>
        </w:rPr>
        <w:t>&gt;</w:t>
      </w:r>
      <w:r w:rsidRPr="000A4075">
        <w:rPr>
          <w:rFonts w:ascii="Monaco" w:hAnsi="Monaco" w:cs="Monaco"/>
          <w:color w:val="000000"/>
          <w:sz w:val="14"/>
          <w:szCs w:val="22"/>
          <w:highlight w:val="white"/>
          <w:lang w:val="en-US" w:eastAsia="en-US"/>
        </w:rPr>
        <w:t xml:space="preserve"> </w:t>
      </w:r>
      <w:r w:rsidRPr="000A4075">
        <w:rPr>
          <w:rFonts w:ascii="Monaco" w:hAnsi="Monaco" w:cs="Monaco"/>
          <w:color w:val="0000FF"/>
          <w:sz w:val="14"/>
          <w:szCs w:val="22"/>
          <w:highlight w:val="white"/>
          <w:lang w:val="en-US" w:eastAsia="en-US"/>
        </w:rPr>
        <w:t>&lt;</w:t>
      </w:r>
      <w:proofErr w:type="spellStart"/>
      <w:r w:rsidRPr="000A4075">
        <w:rPr>
          <w:rFonts w:ascii="Monaco" w:hAnsi="Monaco" w:cs="Monaco"/>
          <w:color w:val="A31515"/>
          <w:sz w:val="14"/>
          <w:szCs w:val="22"/>
          <w:highlight w:val="white"/>
          <w:lang w:val="en-US" w:eastAsia="en-US"/>
        </w:rPr>
        <w:t>br</w:t>
      </w:r>
      <w:proofErr w:type="spellEnd"/>
      <w:r w:rsidRPr="000A4075">
        <w:rPr>
          <w:rFonts w:ascii="Monaco" w:hAnsi="Monaco" w:cs="Monaco"/>
          <w:sz w:val="14"/>
          <w:szCs w:val="22"/>
          <w:highlight w:val="white"/>
          <w:lang w:val="en-US" w:eastAsia="en-US"/>
        </w:rPr>
        <w:t xml:space="preserve"> </w:t>
      </w:r>
      <w:r w:rsidRPr="000A4075">
        <w:rPr>
          <w:rFonts w:ascii="Monaco" w:hAnsi="Monaco" w:cs="Monaco"/>
          <w:color w:val="0000FF"/>
          <w:sz w:val="14"/>
          <w:szCs w:val="22"/>
          <w:highlight w:val="white"/>
          <w:lang w:val="en-US" w:eastAsia="en-US"/>
        </w:rPr>
        <w:t>/&gt;&lt;</w:t>
      </w:r>
      <w:proofErr w:type="spellStart"/>
      <w:r w:rsidRPr="000A4075">
        <w:rPr>
          <w:rFonts w:ascii="Monaco" w:hAnsi="Monaco" w:cs="Monaco"/>
          <w:color w:val="A31515"/>
          <w:sz w:val="14"/>
          <w:szCs w:val="22"/>
          <w:highlight w:val="white"/>
          <w:lang w:val="en-US" w:eastAsia="en-US"/>
        </w:rPr>
        <w:t>br</w:t>
      </w:r>
      <w:proofErr w:type="spellEnd"/>
      <w:r w:rsidRPr="000A4075">
        <w:rPr>
          <w:rFonts w:ascii="Monaco" w:hAnsi="Monaco" w:cs="Monaco"/>
          <w:sz w:val="14"/>
          <w:szCs w:val="22"/>
          <w:highlight w:val="white"/>
          <w:lang w:val="en-US" w:eastAsia="en-US"/>
        </w:rPr>
        <w:t xml:space="preserve"> </w:t>
      </w:r>
      <w:r w:rsidRPr="000A4075">
        <w:rPr>
          <w:rFonts w:ascii="Monaco" w:hAnsi="Monaco" w:cs="Monaco"/>
          <w:color w:val="0000FF"/>
          <w:sz w:val="14"/>
          <w:szCs w:val="22"/>
          <w:highlight w:val="white"/>
          <w:lang w:val="en-US" w:eastAsia="en-US"/>
        </w:rPr>
        <w:t>/&gt;</w:t>
      </w:r>
    </w:p>
    <w:p w:rsidR="000A4075" w:rsidRPr="000A4075" w:rsidRDefault="000A4075" w:rsidP="000A4075">
      <w:pPr>
        <w:widowControl w:val="0"/>
        <w:autoSpaceDE w:val="0"/>
        <w:autoSpaceDN w:val="0"/>
        <w:adjustRightInd w:val="0"/>
        <w:ind w:firstLine="0"/>
        <w:jc w:val="left"/>
        <w:rPr>
          <w:rFonts w:ascii="Monaco" w:hAnsi="Monaco" w:cs="Monaco"/>
          <w:sz w:val="14"/>
          <w:szCs w:val="22"/>
          <w:lang w:val="en-US" w:eastAsia="en-US"/>
        </w:rPr>
      </w:pPr>
      <w:r w:rsidRPr="000A4075">
        <w:rPr>
          <w:rFonts w:ascii="Monaco" w:hAnsi="Monaco" w:cs="Monaco"/>
          <w:color w:val="000000"/>
          <w:sz w:val="14"/>
          <w:szCs w:val="22"/>
          <w:highlight w:val="white"/>
          <w:lang w:val="en-US" w:eastAsia="en-US"/>
        </w:rPr>
        <w:t xml:space="preserve">  </w:t>
      </w:r>
    </w:p>
    <w:p w:rsidR="000A4075" w:rsidRPr="000A4075" w:rsidRDefault="000A4075" w:rsidP="000A4075">
      <w:pPr>
        <w:widowControl w:val="0"/>
        <w:autoSpaceDE w:val="0"/>
        <w:autoSpaceDN w:val="0"/>
        <w:adjustRightInd w:val="0"/>
        <w:ind w:firstLine="0"/>
        <w:jc w:val="left"/>
        <w:rPr>
          <w:rFonts w:ascii="Monaco" w:hAnsi="Monaco" w:cs="Monaco"/>
          <w:sz w:val="14"/>
          <w:szCs w:val="22"/>
          <w:lang w:val="en-US" w:eastAsia="en-US"/>
        </w:rPr>
      </w:pPr>
      <w:r w:rsidRPr="000A4075">
        <w:rPr>
          <w:rFonts w:ascii="Monaco" w:hAnsi="Monaco" w:cs="Monaco"/>
          <w:color w:val="000000"/>
          <w:sz w:val="14"/>
          <w:szCs w:val="22"/>
          <w:highlight w:val="white"/>
          <w:lang w:val="en-US" w:eastAsia="en-US"/>
        </w:rPr>
        <w:t xml:space="preserve">  </w:t>
      </w:r>
      <w:r w:rsidRPr="000A4075">
        <w:rPr>
          <w:rFonts w:ascii="Monaco" w:hAnsi="Monaco" w:cs="Monaco"/>
          <w:color w:val="0000FF"/>
          <w:sz w:val="14"/>
          <w:szCs w:val="22"/>
          <w:highlight w:val="white"/>
          <w:lang w:val="en-US" w:eastAsia="en-US"/>
        </w:rPr>
        <w:t>&lt;</w:t>
      </w:r>
      <w:proofErr w:type="gramStart"/>
      <w:r w:rsidRPr="000A4075">
        <w:rPr>
          <w:rFonts w:ascii="Monaco" w:hAnsi="Monaco" w:cs="Monaco"/>
          <w:color w:val="A31515"/>
          <w:sz w:val="14"/>
          <w:szCs w:val="22"/>
          <w:highlight w:val="white"/>
          <w:lang w:val="en-US" w:eastAsia="en-US"/>
        </w:rPr>
        <w:t>input</w:t>
      </w:r>
      <w:proofErr w:type="gramEnd"/>
      <w:r w:rsidRPr="000A4075">
        <w:rPr>
          <w:rFonts w:ascii="Monaco" w:hAnsi="Monaco" w:cs="Monaco"/>
          <w:sz w:val="14"/>
          <w:szCs w:val="22"/>
          <w:highlight w:val="white"/>
          <w:lang w:val="en-US" w:eastAsia="en-US"/>
        </w:rPr>
        <w:t xml:space="preserve"> </w:t>
      </w:r>
      <w:r w:rsidRPr="000A4075">
        <w:rPr>
          <w:rFonts w:ascii="Monaco" w:hAnsi="Monaco" w:cs="Monaco"/>
          <w:color w:val="FF0000"/>
          <w:sz w:val="14"/>
          <w:szCs w:val="22"/>
          <w:highlight w:val="white"/>
          <w:lang w:val="en-US" w:eastAsia="en-US"/>
        </w:rPr>
        <w:t>type</w:t>
      </w:r>
      <w:r w:rsidRPr="000A4075">
        <w:rPr>
          <w:rFonts w:ascii="Monaco" w:hAnsi="Monaco" w:cs="Monaco"/>
          <w:color w:val="000000"/>
          <w:sz w:val="14"/>
          <w:szCs w:val="22"/>
          <w:highlight w:val="white"/>
          <w:lang w:val="en-US" w:eastAsia="en-US"/>
        </w:rPr>
        <w:t>="</w:t>
      </w:r>
      <w:r w:rsidRPr="000A4075">
        <w:rPr>
          <w:rFonts w:ascii="Monaco" w:hAnsi="Monaco" w:cs="Monaco"/>
          <w:color w:val="0000FF"/>
          <w:sz w:val="14"/>
          <w:szCs w:val="22"/>
          <w:highlight w:val="white"/>
          <w:lang w:val="en-US" w:eastAsia="en-US"/>
        </w:rPr>
        <w:t>button</w:t>
      </w:r>
      <w:r w:rsidRPr="000A4075">
        <w:rPr>
          <w:rFonts w:ascii="Monaco" w:hAnsi="Monaco" w:cs="Monaco"/>
          <w:color w:val="000000"/>
          <w:sz w:val="14"/>
          <w:szCs w:val="22"/>
          <w:highlight w:val="white"/>
          <w:lang w:val="en-US" w:eastAsia="en-US"/>
        </w:rPr>
        <w:t>"</w:t>
      </w:r>
      <w:r w:rsidRPr="000A4075">
        <w:rPr>
          <w:rFonts w:ascii="Monaco" w:hAnsi="Monaco" w:cs="Monaco"/>
          <w:sz w:val="14"/>
          <w:szCs w:val="22"/>
          <w:highlight w:val="white"/>
          <w:lang w:val="en-US" w:eastAsia="en-US"/>
        </w:rPr>
        <w:t xml:space="preserve"> </w:t>
      </w:r>
      <w:proofErr w:type="spellStart"/>
      <w:r w:rsidRPr="000A4075">
        <w:rPr>
          <w:rFonts w:ascii="Monaco" w:hAnsi="Monaco" w:cs="Monaco"/>
          <w:color w:val="FF0000"/>
          <w:sz w:val="14"/>
          <w:szCs w:val="22"/>
          <w:highlight w:val="white"/>
          <w:lang w:val="en-US" w:eastAsia="en-US"/>
        </w:rPr>
        <w:t>onclick</w:t>
      </w:r>
      <w:proofErr w:type="spellEnd"/>
      <w:r w:rsidRPr="000A4075">
        <w:rPr>
          <w:rFonts w:ascii="Monaco" w:hAnsi="Monaco" w:cs="Monaco"/>
          <w:color w:val="000000"/>
          <w:sz w:val="14"/>
          <w:szCs w:val="22"/>
          <w:highlight w:val="white"/>
          <w:lang w:val="en-US" w:eastAsia="en-US"/>
        </w:rPr>
        <w:t>="</w:t>
      </w:r>
      <w:proofErr w:type="spellStart"/>
      <w:r w:rsidRPr="000A4075">
        <w:rPr>
          <w:rFonts w:ascii="Monaco" w:hAnsi="Monaco" w:cs="Monaco"/>
          <w:color w:val="000000"/>
          <w:sz w:val="14"/>
          <w:szCs w:val="22"/>
          <w:highlight w:val="white"/>
          <w:lang w:val="en-US" w:eastAsia="en-US"/>
        </w:rPr>
        <w:t>javascript</w:t>
      </w:r>
      <w:r w:rsidRPr="000A4075">
        <w:rPr>
          <w:rFonts w:ascii="Monaco" w:hAnsi="Monaco" w:cs="Monaco"/>
          <w:color w:val="5C5C5C"/>
          <w:sz w:val="14"/>
          <w:szCs w:val="22"/>
          <w:highlight w:val="white"/>
          <w:lang w:val="en-US" w:eastAsia="en-US"/>
        </w:rPr>
        <w:t>:</w:t>
      </w:r>
      <w:r w:rsidRPr="000A4075">
        <w:rPr>
          <w:rFonts w:ascii="Monaco" w:hAnsi="Monaco" w:cs="Monaco"/>
          <w:color w:val="000000"/>
          <w:sz w:val="14"/>
          <w:szCs w:val="22"/>
          <w:highlight w:val="white"/>
          <w:lang w:val="en-US" w:eastAsia="en-US"/>
        </w:rPr>
        <w:t>consumirWebService</w:t>
      </w:r>
      <w:proofErr w:type="spellEnd"/>
      <w:r w:rsidRPr="000A4075">
        <w:rPr>
          <w:rFonts w:ascii="Monaco" w:hAnsi="Monaco" w:cs="Monaco"/>
          <w:color w:val="5C5C5C"/>
          <w:sz w:val="14"/>
          <w:szCs w:val="22"/>
          <w:highlight w:val="white"/>
          <w:lang w:val="en-US" w:eastAsia="en-US"/>
        </w:rPr>
        <w:t>();</w:t>
      </w:r>
      <w:r w:rsidRPr="000A4075">
        <w:rPr>
          <w:rFonts w:ascii="Monaco" w:hAnsi="Monaco" w:cs="Monaco"/>
          <w:color w:val="000000"/>
          <w:sz w:val="14"/>
          <w:szCs w:val="22"/>
          <w:highlight w:val="white"/>
          <w:lang w:val="en-US" w:eastAsia="en-US"/>
        </w:rPr>
        <w:t>"</w:t>
      </w:r>
      <w:r w:rsidRPr="000A4075">
        <w:rPr>
          <w:rFonts w:ascii="Monaco" w:hAnsi="Monaco" w:cs="Monaco"/>
          <w:sz w:val="14"/>
          <w:szCs w:val="22"/>
          <w:highlight w:val="white"/>
          <w:lang w:val="en-US" w:eastAsia="en-US"/>
        </w:rPr>
        <w:t xml:space="preserve"> </w:t>
      </w:r>
      <w:r w:rsidRPr="000A4075">
        <w:rPr>
          <w:rFonts w:ascii="Monaco" w:hAnsi="Monaco" w:cs="Monaco"/>
          <w:color w:val="FF0000"/>
          <w:sz w:val="14"/>
          <w:szCs w:val="22"/>
          <w:highlight w:val="white"/>
          <w:lang w:val="en-US" w:eastAsia="en-US"/>
        </w:rPr>
        <w:t>value</w:t>
      </w:r>
      <w:r w:rsidRPr="000A4075">
        <w:rPr>
          <w:rFonts w:ascii="Monaco" w:hAnsi="Monaco" w:cs="Monaco"/>
          <w:color w:val="000000"/>
          <w:sz w:val="14"/>
          <w:szCs w:val="22"/>
          <w:highlight w:val="white"/>
          <w:lang w:val="en-US" w:eastAsia="en-US"/>
        </w:rPr>
        <w:t>="</w:t>
      </w:r>
      <w:proofErr w:type="spellStart"/>
      <w:r w:rsidRPr="000A4075">
        <w:rPr>
          <w:rFonts w:ascii="Monaco" w:hAnsi="Monaco" w:cs="Monaco"/>
          <w:color w:val="0000FF"/>
          <w:sz w:val="14"/>
          <w:szCs w:val="22"/>
          <w:highlight w:val="white"/>
          <w:lang w:val="en-US" w:eastAsia="en-US"/>
        </w:rPr>
        <w:t>Realizar</w:t>
      </w:r>
      <w:proofErr w:type="spellEnd"/>
      <w:r w:rsidRPr="000A4075">
        <w:rPr>
          <w:rFonts w:ascii="Monaco" w:hAnsi="Monaco" w:cs="Monaco"/>
          <w:color w:val="0000FF"/>
          <w:sz w:val="14"/>
          <w:szCs w:val="22"/>
          <w:highlight w:val="white"/>
          <w:lang w:val="en-US" w:eastAsia="en-US"/>
        </w:rPr>
        <w:t xml:space="preserve"> </w:t>
      </w:r>
      <w:proofErr w:type="spellStart"/>
      <w:r w:rsidRPr="000A4075">
        <w:rPr>
          <w:rFonts w:ascii="Monaco" w:hAnsi="Monaco" w:cs="Monaco"/>
          <w:color w:val="0000FF"/>
          <w:sz w:val="14"/>
          <w:szCs w:val="22"/>
          <w:highlight w:val="white"/>
          <w:lang w:val="en-US" w:eastAsia="en-US"/>
        </w:rPr>
        <w:t>requisição</w:t>
      </w:r>
      <w:proofErr w:type="spellEnd"/>
      <w:r w:rsidRPr="000A4075">
        <w:rPr>
          <w:rFonts w:ascii="Monaco" w:hAnsi="Monaco" w:cs="Monaco"/>
          <w:color w:val="000000"/>
          <w:sz w:val="14"/>
          <w:szCs w:val="22"/>
          <w:highlight w:val="white"/>
          <w:lang w:val="en-US" w:eastAsia="en-US"/>
        </w:rPr>
        <w:t>"</w:t>
      </w:r>
      <w:r w:rsidRPr="000A4075">
        <w:rPr>
          <w:rFonts w:ascii="Monaco" w:hAnsi="Monaco" w:cs="Monaco"/>
          <w:sz w:val="14"/>
          <w:szCs w:val="22"/>
          <w:highlight w:val="white"/>
          <w:lang w:val="en-US" w:eastAsia="en-US"/>
        </w:rPr>
        <w:t xml:space="preserve"> </w:t>
      </w:r>
      <w:r w:rsidRPr="000A4075">
        <w:rPr>
          <w:rFonts w:ascii="Monaco" w:hAnsi="Monaco" w:cs="Monaco"/>
          <w:color w:val="0000FF"/>
          <w:sz w:val="14"/>
          <w:szCs w:val="22"/>
          <w:highlight w:val="white"/>
          <w:lang w:val="en-US" w:eastAsia="en-US"/>
        </w:rPr>
        <w:t>/&gt;</w:t>
      </w:r>
      <w:r w:rsidRPr="000A4075">
        <w:rPr>
          <w:rFonts w:ascii="Monaco" w:hAnsi="Monaco" w:cs="Monaco"/>
          <w:color w:val="000000"/>
          <w:sz w:val="14"/>
          <w:szCs w:val="22"/>
          <w:highlight w:val="white"/>
          <w:lang w:val="en-US" w:eastAsia="en-US"/>
        </w:rPr>
        <w:t xml:space="preserve"> </w:t>
      </w:r>
      <w:r w:rsidRPr="000A4075">
        <w:rPr>
          <w:rFonts w:ascii="Monaco" w:hAnsi="Monaco" w:cs="Monaco"/>
          <w:color w:val="0000FF"/>
          <w:sz w:val="14"/>
          <w:szCs w:val="22"/>
          <w:highlight w:val="white"/>
          <w:lang w:val="en-US" w:eastAsia="en-US"/>
        </w:rPr>
        <w:t>&lt;</w:t>
      </w:r>
      <w:proofErr w:type="spellStart"/>
      <w:r w:rsidRPr="000A4075">
        <w:rPr>
          <w:rFonts w:ascii="Monaco" w:hAnsi="Monaco" w:cs="Monaco"/>
          <w:color w:val="A31515"/>
          <w:sz w:val="14"/>
          <w:szCs w:val="22"/>
          <w:highlight w:val="white"/>
          <w:lang w:val="en-US" w:eastAsia="en-US"/>
        </w:rPr>
        <w:t>br</w:t>
      </w:r>
      <w:proofErr w:type="spellEnd"/>
      <w:r w:rsidRPr="000A4075">
        <w:rPr>
          <w:rFonts w:ascii="Monaco" w:hAnsi="Monaco" w:cs="Monaco"/>
          <w:sz w:val="14"/>
          <w:szCs w:val="22"/>
          <w:highlight w:val="white"/>
          <w:lang w:val="en-US" w:eastAsia="en-US"/>
        </w:rPr>
        <w:t xml:space="preserve"> </w:t>
      </w:r>
      <w:r w:rsidRPr="000A4075">
        <w:rPr>
          <w:rFonts w:ascii="Monaco" w:hAnsi="Monaco" w:cs="Monaco"/>
          <w:color w:val="0000FF"/>
          <w:sz w:val="14"/>
          <w:szCs w:val="22"/>
          <w:highlight w:val="white"/>
          <w:lang w:val="en-US" w:eastAsia="en-US"/>
        </w:rPr>
        <w:t>/&gt;</w:t>
      </w:r>
    </w:p>
    <w:p w:rsidR="000A4075" w:rsidRPr="000A4075" w:rsidRDefault="000A4075" w:rsidP="000A4075">
      <w:pPr>
        <w:widowControl w:val="0"/>
        <w:autoSpaceDE w:val="0"/>
        <w:autoSpaceDN w:val="0"/>
        <w:adjustRightInd w:val="0"/>
        <w:ind w:firstLine="0"/>
        <w:jc w:val="left"/>
        <w:rPr>
          <w:rFonts w:ascii="Monaco" w:hAnsi="Monaco" w:cs="Monaco"/>
          <w:sz w:val="14"/>
          <w:szCs w:val="22"/>
          <w:lang w:val="en-US" w:eastAsia="en-US"/>
        </w:rPr>
      </w:pPr>
      <w:r w:rsidRPr="000A4075">
        <w:rPr>
          <w:rFonts w:ascii="Monaco" w:hAnsi="Monaco" w:cs="Monaco"/>
          <w:color w:val="000000"/>
          <w:sz w:val="14"/>
          <w:szCs w:val="22"/>
          <w:highlight w:val="white"/>
          <w:lang w:val="en-US" w:eastAsia="en-US"/>
        </w:rPr>
        <w:t xml:space="preserve">  </w:t>
      </w:r>
    </w:p>
    <w:p w:rsidR="000A4075" w:rsidRPr="00E5373D" w:rsidRDefault="000A4075" w:rsidP="000A4075">
      <w:pPr>
        <w:widowControl w:val="0"/>
        <w:autoSpaceDE w:val="0"/>
        <w:autoSpaceDN w:val="0"/>
        <w:adjustRightInd w:val="0"/>
        <w:ind w:firstLine="0"/>
        <w:jc w:val="left"/>
        <w:rPr>
          <w:rFonts w:ascii="Monaco" w:hAnsi="Monaco" w:cs="Monaco"/>
          <w:sz w:val="14"/>
          <w:szCs w:val="22"/>
          <w:lang w:eastAsia="en-US"/>
        </w:rPr>
      </w:pPr>
      <w:r w:rsidRPr="000A4075">
        <w:rPr>
          <w:rFonts w:ascii="Monaco" w:hAnsi="Monaco" w:cs="Monaco"/>
          <w:color w:val="000000"/>
          <w:sz w:val="14"/>
          <w:szCs w:val="22"/>
          <w:highlight w:val="white"/>
          <w:lang w:val="en-US" w:eastAsia="en-US"/>
        </w:rPr>
        <w:t xml:space="preserve">  </w:t>
      </w:r>
      <w:r w:rsidRPr="00E5373D">
        <w:rPr>
          <w:rFonts w:ascii="Monaco" w:hAnsi="Monaco" w:cs="Monaco"/>
          <w:color w:val="0000FF"/>
          <w:sz w:val="14"/>
          <w:szCs w:val="22"/>
          <w:highlight w:val="white"/>
          <w:lang w:eastAsia="en-US"/>
        </w:rPr>
        <w:t>&lt;</w:t>
      </w:r>
      <w:r w:rsidRPr="00E5373D">
        <w:rPr>
          <w:rFonts w:ascii="Monaco" w:hAnsi="Monaco" w:cs="Monaco"/>
          <w:color w:val="A31515"/>
          <w:sz w:val="14"/>
          <w:szCs w:val="22"/>
          <w:highlight w:val="white"/>
          <w:lang w:eastAsia="en-US"/>
        </w:rPr>
        <w:t>h3</w:t>
      </w:r>
      <w:r w:rsidRPr="00E5373D">
        <w:rPr>
          <w:rFonts w:ascii="Monaco" w:hAnsi="Monaco" w:cs="Monaco"/>
          <w:color w:val="0000FF"/>
          <w:sz w:val="14"/>
          <w:szCs w:val="22"/>
          <w:highlight w:val="white"/>
          <w:lang w:eastAsia="en-US"/>
        </w:rPr>
        <w:t>&gt;</w:t>
      </w:r>
      <w:r w:rsidRPr="00E5373D">
        <w:rPr>
          <w:rFonts w:ascii="Monaco" w:hAnsi="Monaco" w:cs="Monaco"/>
          <w:color w:val="000000"/>
          <w:sz w:val="14"/>
          <w:szCs w:val="22"/>
          <w:highlight w:val="white"/>
          <w:lang w:eastAsia="en-US"/>
        </w:rPr>
        <w:t>Status da requisição:</w:t>
      </w:r>
      <w:r w:rsidRPr="00E5373D">
        <w:rPr>
          <w:rFonts w:ascii="Monaco" w:hAnsi="Monaco" w:cs="Monaco"/>
          <w:color w:val="0000FF"/>
          <w:sz w:val="14"/>
          <w:szCs w:val="22"/>
          <w:highlight w:val="white"/>
          <w:lang w:eastAsia="en-US"/>
        </w:rPr>
        <w:t>&lt;/</w:t>
      </w:r>
      <w:r w:rsidRPr="00E5373D">
        <w:rPr>
          <w:rFonts w:ascii="Monaco" w:hAnsi="Monaco" w:cs="Monaco"/>
          <w:color w:val="A31515"/>
          <w:sz w:val="14"/>
          <w:szCs w:val="22"/>
          <w:highlight w:val="white"/>
          <w:lang w:eastAsia="en-US"/>
        </w:rPr>
        <w:t>h3</w:t>
      </w:r>
      <w:r w:rsidRPr="00E5373D">
        <w:rPr>
          <w:rFonts w:ascii="Monaco" w:hAnsi="Monaco" w:cs="Monaco"/>
          <w:color w:val="0000FF"/>
          <w:sz w:val="14"/>
          <w:szCs w:val="22"/>
          <w:highlight w:val="white"/>
          <w:lang w:eastAsia="en-US"/>
        </w:rPr>
        <w:t>&gt;</w:t>
      </w:r>
      <w:r w:rsidRPr="00E5373D">
        <w:rPr>
          <w:rFonts w:ascii="Monaco" w:hAnsi="Monaco" w:cs="Monaco"/>
          <w:color w:val="000000"/>
          <w:sz w:val="14"/>
          <w:szCs w:val="22"/>
          <w:highlight w:val="white"/>
          <w:lang w:eastAsia="en-US"/>
        </w:rPr>
        <w:t xml:space="preserve"> </w:t>
      </w:r>
      <w:r w:rsidRPr="00E5373D">
        <w:rPr>
          <w:rFonts w:ascii="Monaco" w:hAnsi="Monaco" w:cs="Monaco"/>
          <w:color w:val="0000FF"/>
          <w:sz w:val="14"/>
          <w:szCs w:val="22"/>
          <w:highlight w:val="white"/>
          <w:lang w:eastAsia="en-US"/>
        </w:rPr>
        <w:t>&lt;</w:t>
      </w:r>
      <w:r w:rsidRPr="00E5373D">
        <w:rPr>
          <w:rFonts w:ascii="Monaco" w:hAnsi="Monaco" w:cs="Monaco"/>
          <w:color w:val="A31515"/>
          <w:sz w:val="14"/>
          <w:szCs w:val="22"/>
          <w:highlight w:val="white"/>
          <w:lang w:eastAsia="en-US"/>
        </w:rPr>
        <w:t>div</w:t>
      </w:r>
      <w:r w:rsidRPr="00E5373D">
        <w:rPr>
          <w:rFonts w:ascii="Monaco" w:hAnsi="Monaco" w:cs="Monaco"/>
          <w:sz w:val="14"/>
          <w:szCs w:val="22"/>
          <w:highlight w:val="white"/>
          <w:lang w:eastAsia="en-US"/>
        </w:rPr>
        <w:t xml:space="preserve"> </w:t>
      </w:r>
      <w:r w:rsidRPr="00E5373D">
        <w:rPr>
          <w:rFonts w:ascii="Monaco" w:hAnsi="Monaco" w:cs="Monaco"/>
          <w:color w:val="FF0000"/>
          <w:sz w:val="14"/>
          <w:szCs w:val="22"/>
          <w:highlight w:val="white"/>
          <w:lang w:eastAsia="en-US"/>
        </w:rPr>
        <w:t>id</w:t>
      </w:r>
      <w:r w:rsidRPr="00E5373D">
        <w:rPr>
          <w:rFonts w:ascii="Monaco" w:hAnsi="Monaco" w:cs="Monaco"/>
          <w:color w:val="000000"/>
          <w:sz w:val="14"/>
          <w:szCs w:val="22"/>
          <w:highlight w:val="white"/>
          <w:lang w:eastAsia="en-US"/>
        </w:rPr>
        <w:t>="</w:t>
      </w:r>
      <w:r w:rsidRPr="00E5373D">
        <w:rPr>
          <w:rFonts w:ascii="Monaco" w:hAnsi="Monaco" w:cs="Monaco"/>
          <w:color w:val="0000FF"/>
          <w:sz w:val="14"/>
          <w:szCs w:val="22"/>
          <w:highlight w:val="white"/>
          <w:lang w:eastAsia="en-US"/>
        </w:rPr>
        <w:t>status</w:t>
      </w:r>
      <w:r w:rsidRPr="00E5373D">
        <w:rPr>
          <w:rFonts w:ascii="Monaco" w:hAnsi="Monaco" w:cs="Monaco"/>
          <w:color w:val="000000"/>
          <w:sz w:val="14"/>
          <w:szCs w:val="22"/>
          <w:highlight w:val="white"/>
          <w:lang w:eastAsia="en-US"/>
        </w:rPr>
        <w:t>"</w:t>
      </w:r>
      <w:r w:rsidRPr="00E5373D">
        <w:rPr>
          <w:rFonts w:ascii="Monaco" w:hAnsi="Monaco" w:cs="Monaco"/>
          <w:color w:val="0000FF"/>
          <w:sz w:val="14"/>
          <w:szCs w:val="22"/>
          <w:highlight w:val="white"/>
          <w:lang w:eastAsia="en-US"/>
        </w:rPr>
        <w:t>&gt;&lt;/</w:t>
      </w:r>
      <w:r w:rsidRPr="00E5373D">
        <w:rPr>
          <w:rFonts w:ascii="Monaco" w:hAnsi="Monaco" w:cs="Monaco"/>
          <w:color w:val="A31515"/>
          <w:sz w:val="14"/>
          <w:szCs w:val="22"/>
          <w:highlight w:val="white"/>
          <w:lang w:eastAsia="en-US"/>
        </w:rPr>
        <w:t>div</w:t>
      </w:r>
      <w:r w:rsidRPr="00E5373D">
        <w:rPr>
          <w:rFonts w:ascii="Monaco" w:hAnsi="Monaco" w:cs="Monaco"/>
          <w:color w:val="0000FF"/>
          <w:sz w:val="14"/>
          <w:szCs w:val="22"/>
          <w:highlight w:val="white"/>
          <w:lang w:eastAsia="en-US"/>
        </w:rPr>
        <w:t>&gt;</w:t>
      </w:r>
      <w:r w:rsidRPr="00E5373D">
        <w:rPr>
          <w:rFonts w:ascii="Monaco" w:hAnsi="Monaco" w:cs="Monaco"/>
          <w:color w:val="000000"/>
          <w:sz w:val="14"/>
          <w:szCs w:val="22"/>
          <w:highlight w:val="white"/>
          <w:lang w:eastAsia="en-US"/>
        </w:rPr>
        <w:t xml:space="preserve"> </w:t>
      </w:r>
      <w:r w:rsidRPr="00E5373D">
        <w:rPr>
          <w:rFonts w:ascii="Monaco" w:hAnsi="Monaco" w:cs="Monaco"/>
          <w:color w:val="0000FF"/>
          <w:sz w:val="14"/>
          <w:szCs w:val="22"/>
          <w:highlight w:val="white"/>
          <w:lang w:eastAsia="en-US"/>
        </w:rPr>
        <w:t>&lt;</w:t>
      </w:r>
      <w:proofErr w:type="spellStart"/>
      <w:r w:rsidRPr="00E5373D">
        <w:rPr>
          <w:rFonts w:ascii="Monaco" w:hAnsi="Monaco" w:cs="Monaco"/>
          <w:color w:val="A31515"/>
          <w:sz w:val="14"/>
          <w:szCs w:val="22"/>
          <w:highlight w:val="white"/>
          <w:lang w:eastAsia="en-US"/>
        </w:rPr>
        <w:t>br</w:t>
      </w:r>
      <w:proofErr w:type="spellEnd"/>
      <w:r w:rsidRPr="00E5373D">
        <w:rPr>
          <w:rFonts w:ascii="Monaco" w:hAnsi="Monaco" w:cs="Monaco"/>
          <w:sz w:val="14"/>
          <w:szCs w:val="22"/>
          <w:highlight w:val="white"/>
          <w:lang w:eastAsia="en-US"/>
        </w:rPr>
        <w:t xml:space="preserve"> </w:t>
      </w:r>
      <w:r w:rsidRPr="00E5373D">
        <w:rPr>
          <w:rFonts w:ascii="Monaco" w:hAnsi="Monaco" w:cs="Monaco"/>
          <w:color w:val="0000FF"/>
          <w:sz w:val="14"/>
          <w:szCs w:val="22"/>
          <w:highlight w:val="white"/>
          <w:lang w:eastAsia="en-US"/>
        </w:rPr>
        <w:t>/&gt;</w:t>
      </w:r>
    </w:p>
    <w:p w:rsidR="000A4075" w:rsidRPr="00E5373D" w:rsidRDefault="000A4075" w:rsidP="000A4075">
      <w:pPr>
        <w:widowControl w:val="0"/>
        <w:autoSpaceDE w:val="0"/>
        <w:autoSpaceDN w:val="0"/>
        <w:adjustRightInd w:val="0"/>
        <w:ind w:firstLine="0"/>
        <w:jc w:val="left"/>
        <w:rPr>
          <w:rFonts w:ascii="Monaco" w:hAnsi="Monaco" w:cs="Monaco"/>
          <w:sz w:val="14"/>
          <w:szCs w:val="22"/>
          <w:lang w:eastAsia="en-US"/>
        </w:rPr>
      </w:pPr>
      <w:r w:rsidRPr="00E5373D">
        <w:rPr>
          <w:rFonts w:ascii="Monaco" w:hAnsi="Monaco" w:cs="Monaco"/>
          <w:color w:val="000000"/>
          <w:sz w:val="14"/>
          <w:szCs w:val="22"/>
          <w:highlight w:val="white"/>
          <w:lang w:eastAsia="en-US"/>
        </w:rPr>
        <w:t xml:space="preserve">  </w:t>
      </w:r>
      <w:r w:rsidRPr="00E5373D">
        <w:rPr>
          <w:rFonts w:ascii="Monaco" w:hAnsi="Monaco" w:cs="Monaco"/>
          <w:color w:val="0000FF"/>
          <w:sz w:val="14"/>
          <w:szCs w:val="22"/>
          <w:highlight w:val="white"/>
          <w:lang w:eastAsia="en-US"/>
        </w:rPr>
        <w:t>&lt;</w:t>
      </w:r>
      <w:r w:rsidRPr="00E5373D">
        <w:rPr>
          <w:rFonts w:ascii="Monaco" w:hAnsi="Monaco" w:cs="Monaco"/>
          <w:color w:val="A31515"/>
          <w:sz w:val="14"/>
          <w:szCs w:val="22"/>
          <w:highlight w:val="white"/>
          <w:lang w:eastAsia="en-US"/>
        </w:rPr>
        <w:t>h3</w:t>
      </w:r>
      <w:r w:rsidRPr="00E5373D">
        <w:rPr>
          <w:rFonts w:ascii="Monaco" w:hAnsi="Monaco" w:cs="Monaco"/>
          <w:color w:val="0000FF"/>
          <w:sz w:val="14"/>
          <w:szCs w:val="22"/>
          <w:highlight w:val="white"/>
          <w:lang w:eastAsia="en-US"/>
        </w:rPr>
        <w:t>&gt;</w:t>
      </w:r>
      <w:r w:rsidRPr="00E5373D">
        <w:rPr>
          <w:rFonts w:ascii="Monaco" w:hAnsi="Monaco" w:cs="Monaco"/>
          <w:color w:val="000000"/>
          <w:sz w:val="14"/>
          <w:szCs w:val="22"/>
          <w:highlight w:val="white"/>
          <w:lang w:eastAsia="en-US"/>
        </w:rPr>
        <w:t>Resposta recebida:</w:t>
      </w:r>
      <w:r w:rsidRPr="00E5373D">
        <w:rPr>
          <w:rFonts w:ascii="Monaco" w:hAnsi="Monaco" w:cs="Monaco"/>
          <w:color w:val="0000FF"/>
          <w:sz w:val="14"/>
          <w:szCs w:val="22"/>
          <w:highlight w:val="white"/>
          <w:lang w:eastAsia="en-US"/>
        </w:rPr>
        <w:t>&lt;/</w:t>
      </w:r>
      <w:r w:rsidRPr="00E5373D">
        <w:rPr>
          <w:rFonts w:ascii="Monaco" w:hAnsi="Monaco" w:cs="Monaco"/>
          <w:color w:val="A31515"/>
          <w:sz w:val="14"/>
          <w:szCs w:val="22"/>
          <w:highlight w:val="white"/>
          <w:lang w:eastAsia="en-US"/>
        </w:rPr>
        <w:t>h3</w:t>
      </w:r>
      <w:r w:rsidRPr="00E5373D">
        <w:rPr>
          <w:rFonts w:ascii="Monaco" w:hAnsi="Monaco" w:cs="Monaco"/>
          <w:color w:val="0000FF"/>
          <w:sz w:val="14"/>
          <w:szCs w:val="22"/>
          <w:highlight w:val="white"/>
          <w:lang w:eastAsia="en-US"/>
        </w:rPr>
        <w:t>&gt;</w:t>
      </w:r>
      <w:r w:rsidRPr="00E5373D">
        <w:rPr>
          <w:rFonts w:ascii="Monaco" w:hAnsi="Monaco" w:cs="Monaco"/>
          <w:color w:val="000000"/>
          <w:sz w:val="14"/>
          <w:szCs w:val="22"/>
          <w:highlight w:val="white"/>
          <w:lang w:eastAsia="en-US"/>
        </w:rPr>
        <w:t xml:space="preserve"> </w:t>
      </w:r>
      <w:r w:rsidRPr="00E5373D">
        <w:rPr>
          <w:rFonts w:ascii="Monaco" w:hAnsi="Monaco" w:cs="Monaco"/>
          <w:color w:val="0000FF"/>
          <w:sz w:val="14"/>
          <w:szCs w:val="22"/>
          <w:highlight w:val="white"/>
          <w:lang w:eastAsia="en-US"/>
        </w:rPr>
        <w:t>&lt;</w:t>
      </w:r>
      <w:r w:rsidRPr="00E5373D">
        <w:rPr>
          <w:rFonts w:ascii="Monaco" w:hAnsi="Monaco" w:cs="Monaco"/>
          <w:color w:val="A31515"/>
          <w:sz w:val="14"/>
          <w:szCs w:val="22"/>
          <w:highlight w:val="white"/>
          <w:lang w:eastAsia="en-US"/>
        </w:rPr>
        <w:t>div</w:t>
      </w:r>
      <w:r w:rsidRPr="00E5373D">
        <w:rPr>
          <w:rFonts w:ascii="Monaco" w:hAnsi="Monaco" w:cs="Monaco"/>
          <w:sz w:val="14"/>
          <w:szCs w:val="22"/>
          <w:highlight w:val="white"/>
          <w:lang w:eastAsia="en-US"/>
        </w:rPr>
        <w:t xml:space="preserve"> </w:t>
      </w:r>
      <w:r w:rsidRPr="00E5373D">
        <w:rPr>
          <w:rFonts w:ascii="Monaco" w:hAnsi="Monaco" w:cs="Monaco"/>
          <w:color w:val="FF0000"/>
          <w:sz w:val="14"/>
          <w:szCs w:val="22"/>
          <w:highlight w:val="white"/>
          <w:lang w:eastAsia="en-US"/>
        </w:rPr>
        <w:t>id</w:t>
      </w:r>
      <w:r w:rsidRPr="00E5373D">
        <w:rPr>
          <w:rFonts w:ascii="Monaco" w:hAnsi="Monaco" w:cs="Monaco"/>
          <w:color w:val="000000"/>
          <w:sz w:val="14"/>
          <w:szCs w:val="22"/>
          <w:highlight w:val="white"/>
          <w:lang w:eastAsia="en-US"/>
        </w:rPr>
        <w:t>="</w:t>
      </w:r>
      <w:r w:rsidRPr="00E5373D">
        <w:rPr>
          <w:rFonts w:ascii="Monaco" w:hAnsi="Monaco" w:cs="Monaco"/>
          <w:color w:val="0000FF"/>
          <w:sz w:val="14"/>
          <w:szCs w:val="22"/>
          <w:highlight w:val="white"/>
          <w:lang w:eastAsia="en-US"/>
        </w:rPr>
        <w:t>resposta</w:t>
      </w:r>
      <w:r w:rsidRPr="00E5373D">
        <w:rPr>
          <w:rFonts w:ascii="Monaco" w:hAnsi="Monaco" w:cs="Monaco"/>
          <w:color w:val="000000"/>
          <w:sz w:val="14"/>
          <w:szCs w:val="22"/>
          <w:highlight w:val="white"/>
          <w:lang w:eastAsia="en-US"/>
        </w:rPr>
        <w:t>"</w:t>
      </w:r>
      <w:r w:rsidRPr="00E5373D">
        <w:rPr>
          <w:rFonts w:ascii="Monaco" w:hAnsi="Monaco" w:cs="Monaco"/>
          <w:color w:val="0000FF"/>
          <w:sz w:val="14"/>
          <w:szCs w:val="22"/>
          <w:highlight w:val="white"/>
          <w:lang w:eastAsia="en-US"/>
        </w:rPr>
        <w:t>&gt;&lt;/</w:t>
      </w:r>
      <w:r w:rsidRPr="00E5373D">
        <w:rPr>
          <w:rFonts w:ascii="Monaco" w:hAnsi="Monaco" w:cs="Monaco"/>
          <w:color w:val="A31515"/>
          <w:sz w:val="14"/>
          <w:szCs w:val="22"/>
          <w:highlight w:val="white"/>
          <w:lang w:eastAsia="en-US"/>
        </w:rPr>
        <w:t>div</w:t>
      </w:r>
      <w:r w:rsidRPr="00E5373D">
        <w:rPr>
          <w:rFonts w:ascii="Monaco" w:hAnsi="Monaco" w:cs="Monaco"/>
          <w:color w:val="0000FF"/>
          <w:sz w:val="14"/>
          <w:szCs w:val="22"/>
          <w:highlight w:val="white"/>
          <w:lang w:eastAsia="en-US"/>
        </w:rPr>
        <w:t>&gt;</w:t>
      </w:r>
    </w:p>
    <w:p w:rsidR="000A4075" w:rsidRPr="00E5373D" w:rsidRDefault="000A4075" w:rsidP="000A4075">
      <w:pPr>
        <w:widowControl w:val="0"/>
        <w:autoSpaceDE w:val="0"/>
        <w:autoSpaceDN w:val="0"/>
        <w:adjustRightInd w:val="0"/>
        <w:ind w:firstLine="0"/>
        <w:jc w:val="left"/>
        <w:rPr>
          <w:rFonts w:ascii="Monaco" w:hAnsi="Monaco" w:cs="Monaco"/>
          <w:sz w:val="14"/>
          <w:szCs w:val="22"/>
          <w:lang w:eastAsia="en-US"/>
        </w:rPr>
      </w:pPr>
      <w:r w:rsidRPr="00E5373D">
        <w:rPr>
          <w:rFonts w:ascii="Monaco" w:hAnsi="Monaco" w:cs="Monaco"/>
          <w:color w:val="0000FF"/>
          <w:sz w:val="14"/>
          <w:szCs w:val="22"/>
          <w:highlight w:val="white"/>
          <w:lang w:eastAsia="en-US"/>
        </w:rPr>
        <w:t>&lt;/</w:t>
      </w:r>
      <w:proofErr w:type="spellStart"/>
      <w:r w:rsidRPr="00E5373D">
        <w:rPr>
          <w:rFonts w:ascii="Monaco" w:hAnsi="Monaco" w:cs="Monaco"/>
          <w:color w:val="A31515"/>
          <w:sz w:val="14"/>
          <w:szCs w:val="22"/>
          <w:highlight w:val="white"/>
          <w:lang w:eastAsia="en-US"/>
        </w:rPr>
        <w:t>body</w:t>
      </w:r>
      <w:proofErr w:type="spellEnd"/>
      <w:r w:rsidRPr="00E5373D">
        <w:rPr>
          <w:rFonts w:ascii="Monaco" w:hAnsi="Monaco" w:cs="Monaco"/>
          <w:color w:val="0000FF"/>
          <w:sz w:val="14"/>
          <w:szCs w:val="22"/>
          <w:highlight w:val="white"/>
          <w:lang w:eastAsia="en-US"/>
        </w:rPr>
        <w:t>&gt;</w:t>
      </w:r>
    </w:p>
    <w:p w:rsidR="00B539DD" w:rsidRPr="000A4075" w:rsidRDefault="000A4075" w:rsidP="000A4075">
      <w:pPr>
        <w:ind w:firstLine="0"/>
        <w:rPr>
          <w:rFonts w:ascii="Tahoma" w:hAnsi="Tahoma"/>
          <w:sz w:val="14"/>
        </w:rPr>
      </w:pPr>
      <w:r w:rsidRPr="00E5373D">
        <w:rPr>
          <w:rFonts w:ascii="Monaco" w:hAnsi="Monaco" w:cs="Monaco"/>
          <w:color w:val="0000FF"/>
          <w:sz w:val="14"/>
          <w:szCs w:val="22"/>
          <w:highlight w:val="white"/>
          <w:lang w:eastAsia="en-US"/>
        </w:rPr>
        <w:t>&lt;/</w:t>
      </w:r>
      <w:proofErr w:type="spellStart"/>
      <w:r w:rsidRPr="00E5373D">
        <w:rPr>
          <w:rFonts w:ascii="Monaco" w:hAnsi="Monaco" w:cs="Monaco"/>
          <w:color w:val="A31515"/>
          <w:sz w:val="14"/>
          <w:szCs w:val="22"/>
          <w:highlight w:val="white"/>
          <w:lang w:eastAsia="en-US"/>
        </w:rPr>
        <w:t>html</w:t>
      </w:r>
      <w:proofErr w:type="spellEnd"/>
      <w:r w:rsidRPr="00E5373D">
        <w:rPr>
          <w:rFonts w:ascii="Monaco" w:hAnsi="Monaco" w:cs="Monaco"/>
          <w:color w:val="0000FF"/>
          <w:sz w:val="14"/>
          <w:szCs w:val="22"/>
          <w:highlight w:val="white"/>
          <w:lang w:eastAsia="en-US"/>
        </w:rPr>
        <w:t>&gt;</w:t>
      </w:r>
    </w:p>
    <w:p w:rsidR="0008170A" w:rsidRDefault="0008170A" w:rsidP="00B539DD">
      <w:pPr>
        <w:rPr>
          <w:rFonts w:ascii="Tahoma" w:hAnsi="Tahoma"/>
          <w:sz w:val="20"/>
        </w:rPr>
      </w:pPr>
    </w:p>
    <w:p w:rsidR="00A77B3E" w:rsidRPr="00D93E1C" w:rsidRDefault="0008170A" w:rsidP="00C800F3">
      <w:r w:rsidRPr="00D93E1C">
        <w:t xml:space="preserve"> </w:t>
      </w:r>
      <w:r w:rsidR="00C800F3">
        <w:t xml:space="preserve">Ainda </w:t>
      </w:r>
      <w:r w:rsidR="00877A91">
        <w:t xml:space="preserve">analisando </w:t>
      </w:r>
      <w:r w:rsidR="00C800F3">
        <w:t xml:space="preserve">a </w:t>
      </w:r>
      <w:r w:rsidR="00C800F3" w:rsidRPr="00877A91">
        <w:rPr>
          <w:b/>
        </w:rPr>
        <w:t>Listagem 5</w:t>
      </w:r>
      <w:r w:rsidR="00C800F3" w:rsidRPr="00A37DD3">
        <w:t>,</w:t>
      </w:r>
      <w:r w:rsidR="00C800F3">
        <w:t xml:space="preserve"> podemos observar a declaração</w:t>
      </w:r>
      <w:r w:rsidR="00DE11A0" w:rsidRPr="00D93E1C">
        <w:t xml:space="preserve"> </w:t>
      </w:r>
      <w:r w:rsidR="00C800F3">
        <w:t>d</w:t>
      </w:r>
      <w:r w:rsidR="00DE11A0" w:rsidRPr="00D93E1C">
        <w:t>a fu</w:t>
      </w:r>
      <w:r w:rsidR="00C800F3">
        <w:t xml:space="preserve">nção </w:t>
      </w:r>
      <w:proofErr w:type="spellStart"/>
      <w:r w:rsidR="00DE11A0" w:rsidRPr="000325E8">
        <w:rPr>
          <w:b/>
        </w:rPr>
        <w:t>consumirWebService</w:t>
      </w:r>
      <w:proofErr w:type="spellEnd"/>
      <w:r w:rsidR="00877A91">
        <w:rPr>
          <w:b/>
        </w:rPr>
        <w:t>()</w:t>
      </w:r>
      <w:r w:rsidR="00DE11A0" w:rsidRPr="00D93E1C">
        <w:t xml:space="preserve">, que será utilizada </w:t>
      </w:r>
      <w:r w:rsidR="002E7B06">
        <w:t>no disparo</w:t>
      </w:r>
      <w:r w:rsidR="00DE11A0" w:rsidRPr="00D93E1C">
        <w:t xml:space="preserve"> </w:t>
      </w:r>
      <w:r w:rsidR="002E7B06">
        <w:t>d</w:t>
      </w:r>
      <w:r w:rsidR="00DE11A0" w:rsidRPr="00D93E1C">
        <w:t xml:space="preserve">as requisições para a aplicação </w:t>
      </w:r>
      <w:proofErr w:type="spellStart"/>
      <w:r w:rsidR="00DE11A0" w:rsidRPr="00D93E1C">
        <w:t>api-provider</w:t>
      </w:r>
      <w:proofErr w:type="spellEnd"/>
      <w:r w:rsidR="00DE11A0" w:rsidRPr="00D93E1C">
        <w:t>. Essas requ</w:t>
      </w:r>
      <w:r w:rsidR="000325E8">
        <w:t>i</w:t>
      </w:r>
      <w:r w:rsidR="00DE11A0" w:rsidRPr="00D93E1C">
        <w:t xml:space="preserve">sições serão </w:t>
      </w:r>
      <w:r w:rsidR="002E7B06">
        <w:t>efetuadas</w:t>
      </w:r>
      <w:r w:rsidR="00DE11A0" w:rsidRPr="00D93E1C">
        <w:t xml:space="preserve"> </w:t>
      </w:r>
      <w:r w:rsidR="002E7B06">
        <w:t>contra</w:t>
      </w:r>
      <w:r w:rsidR="00DE11A0" w:rsidRPr="00D93E1C">
        <w:t xml:space="preserve"> a URL </w:t>
      </w:r>
      <w:r w:rsidR="00687DFD">
        <w:t>estabelecida</w:t>
      </w:r>
      <w:r w:rsidR="00DE11A0" w:rsidRPr="00D93E1C">
        <w:t xml:space="preserve"> no campo </w:t>
      </w:r>
      <w:proofErr w:type="spellStart"/>
      <w:r w:rsidR="000325E8" w:rsidRPr="000325E8">
        <w:rPr>
          <w:b/>
        </w:rPr>
        <w:t>destino_requisi</w:t>
      </w:r>
      <w:r w:rsidR="00125BBD">
        <w:rPr>
          <w:b/>
        </w:rPr>
        <w:t>ca</w:t>
      </w:r>
      <w:r w:rsidR="000325E8" w:rsidRPr="000325E8">
        <w:rPr>
          <w:b/>
        </w:rPr>
        <w:t>o</w:t>
      </w:r>
      <w:proofErr w:type="spellEnd"/>
      <w:r w:rsidR="00877A91" w:rsidRPr="00877A91">
        <w:t>,</w:t>
      </w:r>
      <w:r w:rsidR="00DE11A0" w:rsidRPr="00D93E1C">
        <w:t xml:space="preserve"> utilizando o verbo HTTP d</w:t>
      </w:r>
      <w:r w:rsidR="000325E8">
        <w:t xml:space="preserve">efinido no campo </w:t>
      </w:r>
      <w:proofErr w:type="spellStart"/>
      <w:r w:rsidR="000325E8" w:rsidRPr="000325E8">
        <w:rPr>
          <w:b/>
        </w:rPr>
        <w:t>metodo_http</w:t>
      </w:r>
      <w:proofErr w:type="spellEnd"/>
      <w:r w:rsidR="000325E8">
        <w:t>.</w:t>
      </w:r>
    </w:p>
    <w:p w:rsidR="00A77B3E" w:rsidRPr="00D93E1C" w:rsidRDefault="00DE11A0" w:rsidP="00527ACD">
      <w:pPr>
        <w:pStyle w:val="Intertitulo2"/>
      </w:pPr>
      <w:r w:rsidRPr="00D93E1C">
        <w:t>Configurações de ambiente</w:t>
      </w:r>
    </w:p>
    <w:p w:rsidR="002D6F05" w:rsidRDefault="00DE11A0" w:rsidP="002D6F05">
      <w:r w:rsidRPr="00D93E1C">
        <w:t xml:space="preserve">Para tornar ainda mais real a simulação de comunicação </w:t>
      </w:r>
      <w:proofErr w:type="spellStart"/>
      <w:r w:rsidRPr="00D93E1C">
        <w:t>cross-domain</w:t>
      </w:r>
      <w:proofErr w:type="spellEnd"/>
      <w:r w:rsidRPr="00D93E1C">
        <w:t>, além de subirmos as aplicações em portas diferentes, adicionaremos duas entradas no nosso arquivo de host</w:t>
      </w:r>
      <w:r w:rsidR="003445B6">
        <w:t xml:space="preserve">s </w:t>
      </w:r>
      <w:r w:rsidRPr="00D93E1C">
        <w:t>para que possamos acessar as aplicações através de domínios diferentes.</w:t>
      </w:r>
      <w:r w:rsidR="002D6F05">
        <w:t xml:space="preserve"> </w:t>
      </w:r>
      <w:r w:rsidR="002D6F05" w:rsidRPr="00D93E1C">
        <w:t>Vale lembrar que em Sistemas Operacionais baseados em UNIX</w:t>
      </w:r>
      <w:r w:rsidR="00125BBD">
        <w:t>,</w:t>
      </w:r>
      <w:r w:rsidR="002D6F05" w:rsidRPr="00D93E1C">
        <w:t xml:space="preserve"> esse arquivo encontra-se em </w:t>
      </w:r>
      <w:r w:rsidR="002D6F05" w:rsidRPr="002976DE">
        <w:rPr>
          <w:i/>
        </w:rPr>
        <w:t>/</w:t>
      </w:r>
      <w:proofErr w:type="spellStart"/>
      <w:r w:rsidR="002D6F05" w:rsidRPr="002976DE">
        <w:rPr>
          <w:i/>
        </w:rPr>
        <w:t>etc</w:t>
      </w:r>
      <w:proofErr w:type="spellEnd"/>
      <w:r w:rsidR="002D6F05" w:rsidRPr="002976DE">
        <w:rPr>
          <w:i/>
        </w:rPr>
        <w:t>/hosts</w:t>
      </w:r>
      <w:r w:rsidR="002D6F05" w:rsidRPr="002976DE">
        <w:t>,</w:t>
      </w:r>
      <w:r w:rsidR="002D6F05" w:rsidRPr="00D93E1C">
        <w:t xml:space="preserve"> e no Windows</w:t>
      </w:r>
      <w:r w:rsidR="00125BBD">
        <w:t>,</w:t>
      </w:r>
      <w:r w:rsidR="002D6F05" w:rsidRPr="00D93E1C">
        <w:t xml:space="preserve"> em </w:t>
      </w:r>
      <w:r w:rsidR="002D6F05" w:rsidRPr="002976DE">
        <w:rPr>
          <w:i/>
        </w:rPr>
        <w:t>C:\WINDOWS\system32\drivers\etc\hosts</w:t>
      </w:r>
      <w:r w:rsidR="002D6F05" w:rsidRPr="00D93E1C">
        <w:t>.</w:t>
      </w:r>
    </w:p>
    <w:p w:rsidR="00A77B3E" w:rsidRPr="00D93E1C" w:rsidRDefault="00DE11A0" w:rsidP="009E549A">
      <w:r w:rsidRPr="00D93E1C">
        <w:t>As linhas que devem ser adicionadas ao arquivo de hosts são:</w:t>
      </w:r>
    </w:p>
    <w:p w:rsidR="00A77B3E" w:rsidRDefault="00A77B3E" w:rsidP="0039061E">
      <w:pPr>
        <w:rPr>
          <w:rFonts w:ascii="Tahoma" w:hAnsi="Tahoma"/>
          <w:sz w:val="20"/>
        </w:rPr>
      </w:pPr>
    </w:p>
    <w:p w:rsidR="00125BBD" w:rsidRPr="00125BBD" w:rsidRDefault="00125BBD" w:rsidP="00125BBD">
      <w:pPr>
        <w:rPr>
          <w:rFonts w:ascii="Tahoma" w:hAnsi="Tahoma"/>
          <w:sz w:val="20"/>
        </w:rPr>
      </w:pPr>
      <w:r w:rsidRPr="00125BBD">
        <w:rPr>
          <w:rFonts w:ascii="Tahoma" w:hAnsi="Tahoma"/>
          <w:sz w:val="20"/>
        </w:rPr>
        <w:t>127.0.0.1    provider.com.br</w:t>
      </w:r>
    </w:p>
    <w:p w:rsidR="00125BBD" w:rsidRPr="00D93E1C" w:rsidRDefault="00125BBD" w:rsidP="00125BBD">
      <w:pPr>
        <w:rPr>
          <w:rFonts w:ascii="Tahoma" w:hAnsi="Tahoma"/>
          <w:sz w:val="20"/>
        </w:rPr>
      </w:pPr>
      <w:r w:rsidRPr="00125BBD">
        <w:rPr>
          <w:rFonts w:ascii="Tahoma" w:hAnsi="Tahoma"/>
          <w:sz w:val="20"/>
        </w:rPr>
        <w:t>127.0.0.1    consumer.com.br</w:t>
      </w:r>
    </w:p>
    <w:p w:rsidR="00A77B3E" w:rsidRPr="002D6F05" w:rsidRDefault="00A77B3E" w:rsidP="002D6F05">
      <w:pPr>
        <w:rPr>
          <w:rFonts w:ascii="Tahoma" w:hAnsi="Tahoma"/>
          <w:sz w:val="20"/>
        </w:rPr>
      </w:pPr>
    </w:p>
    <w:p w:rsidR="00A77B3E" w:rsidRPr="00D93E1C" w:rsidRDefault="00DE11A0" w:rsidP="009E549A">
      <w:pPr>
        <w:pStyle w:val="Intertitulo2"/>
      </w:pPr>
      <w:r w:rsidRPr="00D93E1C">
        <w:t>Testes sem o filtro CORS</w:t>
      </w:r>
    </w:p>
    <w:p w:rsidR="00A77B3E" w:rsidRPr="00D93E1C" w:rsidRDefault="00DE11A0" w:rsidP="009E549A">
      <w:r w:rsidRPr="00D93E1C">
        <w:t xml:space="preserve">Para a realização dos testes, subiremos ambas as aplicações utilizando o servidor de aplicações </w:t>
      </w:r>
      <w:proofErr w:type="spellStart"/>
      <w:r w:rsidRPr="00D93E1C">
        <w:t>Jetty</w:t>
      </w:r>
      <w:proofErr w:type="spellEnd"/>
      <w:r w:rsidRPr="00D93E1C">
        <w:t xml:space="preserve"> de forma embarcada.</w:t>
      </w:r>
      <w:r w:rsidR="00D46455">
        <w:t xml:space="preserve"> Faremos isso clicando com o botão direito na classe </w:t>
      </w:r>
      <w:r w:rsidR="00D46455" w:rsidRPr="00125BBD">
        <w:rPr>
          <w:i/>
        </w:rPr>
        <w:t>Main.java</w:t>
      </w:r>
      <w:r w:rsidR="00D46455">
        <w:t xml:space="preserve"> e selecionando a opção </w:t>
      </w:r>
      <w:proofErr w:type="spellStart"/>
      <w:r w:rsidR="00D46455" w:rsidRPr="00125BBD">
        <w:rPr>
          <w:i/>
        </w:rPr>
        <w:t>Run</w:t>
      </w:r>
      <w:proofErr w:type="spellEnd"/>
      <w:r w:rsidR="00D46455" w:rsidRPr="00125BBD">
        <w:rPr>
          <w:i/>
        </w:rPr>
        <w:t xml:space="preserve"> As &gt; Java Application</w:t>
      </w:r>
      <w:r w:rsidR="00D46455">
        <w:t xml:space="preserve"> do IDE Eclipse.</w:t>
      </w:r>
      <w:r w:rsidRPr="00D93E1C">
        <w:t xml:space="preserve"> A aplicação </w:t>
      </w:r>
      <w:proofErr w:type="spellStart"/>
      <w:r w:rsidRPr="00D93E1C">
        <w:t>api-provider</w:t>
      </w:r>
      <w:proofErr w:type="spellEnd"/>
      <w:r w:rsidRPr="00D93E1C">
        <w:t xml:space="preserve"> responderá na porta 9999</w:t>
      </w:r>
      <w:r w:rsidR="00125BBD">
        <w:t>,</w:t>
      </w:r>
      <w:r w:rsidRPr="00D93E1C">
        <w:t xml:space="preserve"> enquanto </w:t>
      </w:r>
      <w:proofErr w:type="spellStart"/>
      <w:r w:rsidRPr="00D93E1C">
        <w:t>api-consumer</w:t>
      </w:r>
      <w:proofErr w:type="spellEnd"/>
      <w:r w:rsidRPr="00D93E1C">
        <w:t xml:space="preserve"> ficará disponível na porta 8080.</w:t>
      </w:r>
    </w:p>
    <w:p w:rsidR="00A77B3E" w:rsidRPr="00D93E1C" w:rsidRDefault="00D46455" w:rsidP="009E549A">
      <w:r>
        <w:t xml:space="preserve">Após a inicialização das instâncias do </w:t>
      </w:r>
      <w:proofErr w:type="spellStart"/>
      <w:r>
        <w:t>Jetty</w:t>
      </w:r>
      <w:proofErr w:type="spellEnd"/>
      <w:r>
        <w:t>, v</w:t>
      </w:r>
      <w:r w:rsidR="00DE11A0" w:rsidRPr="00D93E1C">
        <w:t xml:space="preserve">amos acessar a aplicação </w:t>
      </w:r>
      <w:proofErr w:type="spellStart"/>
      <w:r w:rsidR="00DE11A0" w:rsidRPr="00D93E1C">
        <w:t>api-consumer</w:t>
      </w:r>
      <w:proofErr w:type="spellEnd"/>
      <w:r w:rsidR="00DE11A0" w:rsidRPr="00D93E1C">
        <w:t xml:space="preserve"> através da URL </w:t>
      </w:r>
      <w:r w:rsidR="007C2B37">
        <w:rPr>
          <w:i/>
        </w:rPr>
        <w:t>http://</w:t>
      </w:r>
      <w:r w:rsidR="00DE11A0" w:rsidRPr="00D11F43">
        <w:rPr>
          <w:i/>
        </w:rPr>
        <w:t>consumer.com.br:8080/</w:t>
      </w:r>
      <w:r w:rsidR="00D11F43" w:rsidRPr="00D11F43">
        <w:rPr>
          <w:i/>
        </w:rPr>
        <w:t>index.html</w:t>
      </w:r>
      <w:r w:rsidR="00D11F43">
        <w:t xml:space="preserve">, onde visualizaremos a página </w:t>
      </w:r>
      <w:r w:rsidR="00DE11A0" w:rsidRPr="00D11F43">
        <w:rPr>
          <w:i/>
        </w:rPr>
        <w:t>index.html</w:t>
      </w:r>
      <w:r w:rsidR="00DE11A0" w:rsidRPr="00D93E1C">
        <w:t xml:space="preserve">. Nesta página faremos a parametrização da requisição selecionando o método HTTP a ser utilizado. Na sequência clicaremos no botão </w:t>
      </w:r>
      <w:r w:rsidR="00DE11A0" w:rsidRPr="00D11F43">
        <w:rPr>
          <w:i/>
        </w:rPr>
        <w:t>Realizar requisição</w:t>
      </w:r>
      <w:r w:rsidR="00DE11A0" w:rsidRPr="00D93E1C">
        <w:t>, que por sua ve</w:t>
      </w:r>
      <w:r w:rsidR="00D11F43">
        <w:t xml:space="preserve">z invocará a função </w:t>
      </w:r>
      <w:proofErr w:type="spellStart"/>
      <w:r w:rsidR="00D11F43">
        <w:t>JavaScript</w:t>
      </w:r>
      <w:proofErr w:type="spellEnd"/>
      <w:r w:rsidR="00D11F43">
        <w:t xml:space="preserve"> </w:t>
      </w:r>
      <w:proofErr w:type="spellStart"/>
      <w:r w:rsidR="00DE11A0" w:rsidRPr="00D11F43">
        <w:rPr>
          <w:b/>
        </w:rPr>
        <w:t>c</w:t>
      </w:r>
      <w:r w:rsidR="00D11F43" w:rsidRPr="00D11F43">
        <w:rPr>
          <w:b/>
        </w:rPr>
        <w:t>onsumirWebService</w:t>
      </w:r>
      <w:proofErr w:type="spellEnd"/>
      <w:r w:rsidR="00125BBD">
        <w:rPr>
          <w:b/>
        </w:rPr>
        <w:t>()</w:t>
      </w:r>
      <w:r w:rsidR="00DE11A0" w:rsidRPr="00D93E1C">
        <w:t>.</w:t>
      </w:r>
    </w:p>
    <w:p w:rsidR="00A77B3E" w:rsidRPr="00D93E1C" w:rsidRDefault="00DE11A0" w:rsidP="009E549A">
      <w:r w:rsidRPr="00D93E1C">
        <w:t>Nossa primeira tentativa de consumo utiliza o método HTTP GET. Porém, a tentativa não obtém sucesso e uma mensagem de erro é apresenta</w:t>
      </w:r>
      <w:r w:rsidR="005E631C">
        <w:t xml:space="preserve">da na interface, como mostra a </w:t>
      </w:r>
      <w:r w:rsidR="005E631C" w:rsidRPr="005E631C">
        <w:rPr>
          <w:b/>
        </w:rPr>
        <w:t>F</w:t>
      </w:r>
      <w:r w:rsidRPr="005E631C">
        <w:rPr>
          <w:b/>
        </w:rPr>
        <w:t xml:space="preserve">igura </w:t>
      </w:r>
      <w:r w:rsidR="005E631C" w:rsidRPr="005E631C">
        <w:rPr>
          <w:b/>
        </w:rPr>
        <w:t>7</w:t>
      </w:r>
      <w:r w:rsidRPr="00D93E1C">
        <w:t>.</w:t>
      </w:r>
    </w:p>
    <w:p w:rsidR="00A77B3E" w:rsidRPr="00D93E1C" w:rsidRDefault="00A77B3E" w:rsidP="009E549A"/>
    <w:p w:rsidR="00A77B3E" w:rsidRPr="0039061E" w:rsidRDefault="007C2B37" w:rsidP="0039061E">
      <w:pPr>
        <w:rPr>
          <w:rFonts w:ascii="Tahoma" w:hAnsi="Tahoma"/>
          <w:b/>
          <w:bCs/>
          <w:sz w:val="20"/>
        </w:rPr>
      </w:pPr>
      <w:r>
        <w:rPr>
          <w:rFonts w:ascii="Tahoma" w:hAnsi="Tahoma"/>
          <w:b/>
          <w:bCs/>
          <w:noProof/>
          <w:sz w:val="20"/>
          <w:lang w:val="en-US" w:eastAsia="en-US"/>
        </w:rPr>
        <w:drawing>
          <wp:inline distT="0" distB="0" distL="0" distR="0">
            <wp:extent cx="5612130" cy="3600450"/>
            <wp:effectExtent l="25400" t="0" r="1270" b="0"/>
            <wp:docPr id="3" name="Picture 2" descr="3 - Teste sem C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 Teste sem CORS.png"/>
                    <pic:cNvPicPr/>
                  </pic:nvPicPr>
                  <pic:blipFill>
                    <a:blip r:embed="rId16"/>
                    <a:stretch>
                      <a:fillRect/>
                    </a:stretch>
                  </pic:blipFill>
                  <pic:spPr>
                    <a:xfrm>
                      <a:off x="0" y="0"/>
                      <a:ext cx="5612130" cy="3600450"/>
                    </a:xfrm>
                    <a:prstGeom prst="rect">
                      <a:avLst/>
                    </a:prstGeom>
                  </pic:spPr>
                </pic:pic>
              </a:graphicData>
            </a:graphic>
          </wp:inline>
        </w:drawing>
      </w:r>
    </w:p>
    <w:p w:rsidR="00A77B3E" w:rsidRPr="00D93E1C" w:rsidRDefault="00DE11A0" w:rsidP="009E549A">
      <w:pPr>
        <w:pStyle w:val="FiguraLegenda"/>
      </w:pPr>
      <w:r w:rsidRPr="009E549A">
        <w:rPr>
          <w:b/>
        </w:rPr>
        <w:t xml:space="preserve">Figura </w:t>
      </w:r>
      <w:r w:rsidR="005E631C">
        <w:rPr>
          <w:b/>
        </w:rPr>
        <w:t>7</w:t>
      </w:r>
      <w:r w:rsidR="009E549A" w:rsidRPr="009E549A">
        <w:rPr>
          <w:b/>
        </w:rPr>
        <w:t>.</w:t>
      </w:r>
      <w:r w:rsidRPr="00D93E1C">
        <w:t xml:space="preserve"> Tentativa falha de consumo de </w:t>
      </w:r>
      <w:r w:rsidR="00125BBD">
        <w:t>w</w:t>
      </w:r>
      <w:r w:rsidRPr="00D93E1C">
        <w:t xml:space="preserve">eb </w:t>
      </w:r>
      <w:proofErr w:type="spellStart"/>
      <w:r w:rsidR="00125BBD">
        <w:t>s</w:t>
      </w:r>
      <w:r w:rsidRPr="00D93E1C">
        <w:t>ervices</w:t>
      </w:r>
      <w:proofErr w:type="spellEnd"/>
      <w:r w:rsidRPr="00D93E1C">
        <w:t xml:space="preserve"> de origem distinta.</w:t>
      </w:r>
    </w:p>
    <w:p w:rsidR="00A77B3E" w:rsidRPr="00D93E1C" w:rsidRDefault="00DE11A0" w:rsidP="009E549A">
      <w:r w:rsidRPr="00D93E1C">
        <w:t>Os demais resultados o</w:t>
      </w:r>
      <w:r w:rsidR="006A722A">
        <w:t xml:space="preserve">btidos, para cada verbo HTTP disponível </w:t>
      </w:r>
      <w:r w:rsidR="00341CCD">
        <w:t xml:space="preserve">na interface de parametrização, </w:t>
      </w:r>
      <w:r w:rsidRPr="00D93E1C">
        <w:t xml:space="preserve">são apresentados na </w:t>
      </w:r>
      <w:r w:rsidR="00125BBD" w:rsidRPr="00125BBD">
        <w:rPr>
          <w:b/>
        </w:rPr>
        <w:t>T</w:t>
      </w:r>
      <w:r w:rsidRPr="00125BBD">
        <w:rPr>
          <w:b/>
        </w:rPr>
        <w:t xml:space="preserve">abela </w:t>
      </w:r>
      <w:r w:rsidR="00C5663E" w:rsidRPr="00125BBD">
        <w:rPr>
          <w:b/>
        </w:rPr>
        <w:t>2</w:t>
      </w:r>
      <w:r w:rsidRPr="00D93E1C">
        <w:t>.</w:t>
      </w:r>
    </w:p>
    <w:p w:rsidR="00A77B3E" w:rsidRPr="00D93E1C" w:rsidRDefault="00A77B3E" w:rsidP="0039061E">
      <w:pPr>
        <w:rPr>
          <w:rFonts w:ascii="Tahoma" w:hAnsi="Tahoma"/>
          <w:sz w:val="20"/>
        </w:rPr>
      </w:pPr>
    </w:p>
    <w:tbl>
      <w:tblPr>
        <w:tblW w:w="0" w:type="auto"/>
        <w:tblInd w:w="100" w:type="dxa"/>
        <w:tblLook w:val="0000"/>
      </w:tblPr>
      <w:tblGrid>
        <w:gridCol w:w="4759"/>
        <w:gridCol w:w="1969"/>
        <w:gridCol w:w="2210"/>
      </w:tblGrid>
      <w:tr w:rsidR="00A77B3E" w:rsidRPr="0039061E">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9061E" w:rsidRDefault="00DE11A0" w:rsidP="0039061E">
            <w:pPr>
              <w:rPr>
                <w:rFonts w:ascii="Tahoma" w:hAnsi="Tahoma"/>
                <w:sz w:val="20"/>
              </w:rPr>
            </w:pPr>
            <w:r w:rsidRPr="0039061E">
              <w:rPr>
                <w:rFonts w:ascii="Tahoma" w:hAnsi="Tahoma"/>
                <w:sz w:val="20"/>
              </w:rPr>
              <w:t>Recurso</w:t>
            </w:r>
          </w:p>
        </w:tc>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9061E" w:rsidRDefault="00DE11A0" w:rsidP="0039061E">
            <w:pPr>
              <w:rPr>
                <w:rFonts w:ascii="Tahoma" w:hAnsi="Tahoma"/>
                <w:sz w:val="20"/>
              </w:rPr>
            </w:pPr>
            <w:r w:rsidRPr="0039061E">
              <w:rPr>
                <w:rFonts w:ascii="Tahoma" w:hAnsi="Tahoma"/>
                <w:sz w:val="20"/>
              </w:rPr>
              <w:t>Método HTTP</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9061E" w:rsidRDefault="00DE11A0" w:rsidP="0039061E">
            <w:pPr>
              <w:rPr>
                <w:rFonts w:ascii="Tahoma" w:hAnsi="Tahoma"/>
                <w:sz w:val="20"/>
              </w:rPr>
            </w:pPr>
            <w:r w:rsidRPr="0039061E">
              <w:rPr>
                <w:rFonts w:ascii="Tahoma" w:hAnsi="Tahoma"/>
                <w:sz w:val="20"/>
              </w:rPr>
              <w:t>Resultado Obtido</w:t>
            </w:r>
          </w:p>
        </w:tc>
      </w:tr>
      <w:tr w:rsidR="00A77B3E" w:rsidRPr="0039061E">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9061E" w:rsidRDefault="007C2B37" w:rsidP="007C2B37">
            <w:pPr>
              <w:rPr>
                <w:rFonts w:ascii="Tahoma" w:hAnsi="Tahoma"/>
                <w:sz w:val="20"/>
              </w:rPr>
            </w:pPr>
            <w:r>
              <w:rPr>
                <w:rFonts w:ascii="Tahoma" w:hAnsi="Tahoma"/>
                <w:sz w:val="20"/>
              </w:rPr>
              <w:t>http://</w:t>
            </w:r>
            <w:r w:rsidR="00DE11A0" w:rsidRPr="0039061E">
              <w:rPr>
                <w:rFonts w:ascii="Tahoma" w:hAnsi="Tahoma"/>
                <w:sz w:val="20"/>
              </w:rPr>
              <w:t>provider.com.br:9999/recurso</w:t>
            </w:r>
          </w:p>
        </w:tc>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9061E" w:rsidRDefault="00DE11A0" w:rsidP="0039061E">
            <w:pPr>
              <w:rPr>
                <w:rFonts w:ascii="Tahoma" w:hAnsi="Tahoma"/>
                <w:sz w:val="20"/>
              </w:rPr>
            </w:pPr>
            <w:r w:rsidRPr="0039061E">
              <w:rPr>
                <w:rFonts w:ascii="Tahoma" w:hAnsi="Tahoma"/>
                <w:sz w:val="20"/>
              </w:rPr>
              <w:t>GET</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9061E" w:rsidRDefault="00DE11A0" w:rsidP="0039061E">
            <w:pPr>
              <w:rPr>
                <w:rFonts w:ascii="Tahoma" w:hAnsi="Tahoma"/>
                <w:sz w:val="20"/>
              </w:rPr>
            </w:pPr>
            <w:r w:rsidRPr="0039061E">
              <w:rPr>
                <w:rFonts w:ascii="Tahoma" w:hAnsi="Tahoma"/>
                <w:sz w:val="20"/>
              </w:rPr>
              <w:t>Falha</w:t>
            </w:r>
          </w:p>
        </w:tc>
      </w:tr>
      <w:tr w:rsidR="00A77B3E" w:rsidRPr="0039061E">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9061E" w:rsidRDefault="007C2B37" w:rsidP="007C2B37">
            <w:pPr>
              <w:rPr>
                <w:rFonts w:ascii="Tahoma" w:hAnsi="Tahoma"/>
                <w:sz w:val="20"/>
              </w:rPr>
            </w:pPr>
            <w:r>
              <w:rPr>
                <w:rFonts w:ascii="Tahoma" w:hAnsi="Tahoma"/>
                <w:sz w:val="20"/>
              </w:rPr>
              <w:t>http://p</w:t>
            </w:r>
            <w:r w:rsidR="00DE11A0" w:rsidRPr="0039061E">
              <w:rPr>
                <w:rFonts w:ascii="Tahoma" w:hAnsi="Tahoma"/>
                <w:sz w:val="20"/>
              </w:rPr>
              <w:t>rovider.com.br:9999/recurso</w:t>
            </w:r>
          </w:p>
        </w:tc>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9061E" w:rsidRDefault="00DE11A0" w:rsidP="0039061E">
            <w:pPr>
              <w:rPr>
                <w:rFonts w:ascii="Tahoma" w:hAnsi="Tahoma"/>
                <w:sz w:val="20"/>
              </w:rPr>
            </w:pPr>
            <w:r w:rsidRPr="0039061E">
              <w:rPr>
                <w:rFonts w:ascii="Tahoma" w:hAnsi="Tahoma"/>
                <w:sz w:val="20"/>
              </w:rPr>
              <w:t>POST</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9061E" w:rsidRDefault="00DE11A0" w:rsidP="0039061E">
            <w:pPr>
              <w:rPr>
                <w:rFonts w:ascii="Tahoma" w:hAnsi="Tahoma"/>
                <w:sz w:val="20"/>
              </w:rPr>
            </w:pPr>
            <w:r w:rsidRPr="0039061E">
              <w:rPr>
                <w:rFonts w:ascii="Tahoma" w:hAnsi="Tahoma"/>
                <w:sz w:val="20"/>
              </w:rPr>
              <w:t>Falha</w:t>
            </w:r>
          </w:p>
        </w:tc>
      </w:tr>
      <w:tr w:rsidR="00A77B3E" w:rsidRPr="0039061E">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9061E" w:rsidRDefault="00DE11A0" w:rsidP="007C2B37">
            <w:pPr>
              <w:rPr>
                <w:rFonts w:ascii="Tahoma" w:hAnsi="Tahoma"/>
                <w:sz w:val="20"/>
              </w:rPr>
            </w:pPr>
            <w:r w:rsidRPr="0039061E">
              <w:rPr>
                <w:rFonts w:ascii="Tahoma" w:hAnsi="Tahoma"/>
                <w:sz w:val="20"/>
              </w:rPr>
              <w:t>http://provider.com.br:9999/recurso</w:t>
            </w:r>
          </w:p>
        </w:tc>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9061E" w:rsidRDefault="00DE11A0" w:rsidP="0039061E">
            <w:pPr>
              <w:rPr>
                <w:rFonts w:ascii="Tahoma" w:hAnsi="Tahoma"/>
                <w:sz w:val="20"/>
              </w:rPr>
            </w:pPr>
            <w:r w:rsidRPr="0039061E">
              <w:rPr>
                <w:rFonts w:ascii="Tahoma" w:hAnsi="Tahoma"/>
                <w:sz w:val="20"/>
              </w:rPr>
              <w:t>PUT</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9061E" w:rsidRDefault="00DE11A0" w:rsidP="0039061E">
            <w:pPr>
              <w:rPr>
                <w:rFonts w:ascii="Tahoma" w:hAnsi="Tahoma"/>
                <w:sz w:val="20"/>
              </w:rPr>
            </w:pPr>
            <w:r w:rsidRPr="0039061E">
              <w:rPr>
                <w:rFonts w:ascii="Tahoma" w:hAnsi="Tahoma"/>
                <w:sz w:val="20"/>
              </w:rPr>
              <w:t>Falha</w:t>
            </w:r>
          </w:p>
        </w:tc>
      </w:tr>
      <w:tr w:rsidR="00A77B3E" w:rsidRPr="0039061E">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9061E" w:rsidRDefault="00DE11A0" w:rsidP="007C2B37">
            <w:pPr>
              <w:rPr>
                <w:rFonts w:ascii="Tahoma" w:hAnsi="Tahoma"/>
                <w:sz w:val="20"/>
              </w:rPr>
            </w:pPr>
            <w:r w:rsidRPr="0039061E">
              <w:rPr>
                <w:rFonts w:ascii="Tahoma" w:hAnsi="Tahoma"/>
                <w:sz w:val="20"/>
              </w:rPr>
              <w:t>http://provider.com.br:9999/recurso</w:t>
            </w:r>
          </w:p>
        </w:tc>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9061E" w:rsidRDefault="00DE11A0" w:rsidP="0039061E">
            <w:pPr>
              <w:rPr>
                <w:rFonts w:ascii="Tahoma" w:hAnsi="Tahoma"/>
                <w:sz w:val="20"/>
              </w:rPr>
            </w:pPr>
            <w:r w:rsidRPr="0039061E">
              <w:rPr>
                <w:rFonts w:ascii="Tahoma" w:hAnsi="Tahoma"/>
                <w:sz w:val="20"/>
              </w:rPr>
              <w:t>DELETE</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9061E" w:rsidRDefault="00DE11A0" w:rsidP="0039061E">
            <w:pPr>
              <w:rPr>
                <w:rFonts w:ascii="Tahoma" w:hAnsi="Tahoma"/>
                <w:sz w:val="20"/>
              </w:rPr>
            </w:pPr>
            <w:r w:rsidRPr="0039061E">
              <w:rPr>
                <w:rFonts w:ascii="Tahoma" w:hAnsi="Tahoma"/>
                <w:sz w:val="20"/>
              </w:rPr>
              <w:t>Falha</w:t>
            </w:r>
          </w:p>
        </w:tc>
      </w:tr>
    </w:tbl>
    <w:p w:rsidR="00A77B3E" w:rsidRPr="00D93E1C" w:rsidRDefault="00DE11A0" w:rsidP="009E549A">
      <w:pPr>
        <w:pStyle w:val="FiguraLegenda"/>
      </w:pPr>
      <w:r w:rsidRPr="009E549A">
        <w:rPr>
          <w:b/>
        </w:rPr>
        <w:t xml:space="preserve">Tabela </w:t>
      </w:r>
      <w:r w:rsidR="00C5663E">
        <w:rPr>
          <w:b/>
        </w:rPr>
        <w:t>2</w:t>
      </w:r>
      <w:r w:rsidR="009E549A" w:rsidRPr="009E549A">
        <w:rPr>
          <w:b/>
        </w:rPr>
        <w:t>.</w:t>
      </w:r>
      <w:r w:rsidRPr="00D93E1C">
        <w:t xml:space="preserve"> Resultados obtidos na tentativa de consumo dos </w:t>
      </w:r>
      <w:r w:rsidR="00125BBD">
        <w:t>w</w:t>
      </w:r>
      <w:r w:rsidRPr="00D93E1C">
        <w:t xml:space="preserve">eb </w:t>
      </w:r>
      <w:proofErr w:type="spellStart"/>
      <w:r w:rsidR="00125BBD">
        <w:t>s</w:t>
      </w:r>
      <w:r w:rsidRPr="00D93E1C">
        <w:t>ervices</w:t>
      </w:r>
      <w:proofErr w:type="spellEnd"/>
      <w:r w:rsidRPr="00D93E1C">
        <w:t xml:space="preserve"> "Cross-Domain".</w:t>
      </w:r>
    </w:p>
    <w:p w:rsidR="00A77B3E" w:rsidRPr="00D93E1C" w:rsidRDefault="00DE11A0" w:rsidP="009E549A">
      <w:r w:rsidRPr="00D93E1C">
        <w:t>As falhas obtidas nas requisições do nosso estudo de caso comprovam a aderência dos navegadores ao conceito de segurança SOP, uma vez que nossas requisições partiram de uma origem com domínio e porta diferentes da origem d</w:t>
      </w:r>
      <w:r w:rsidR="00B11F43">
        <w:t>e onde estão os</w:t>
      </w:r>
      <w:r w:rsidRPr="00D93E1C">
        <w:t xml:space="preserve"> </w:t>
      </w:r>
      <w:r w:rsidR="00125BBD">
        <w:t>w</w:t>
      </w:r>
      <w:r w:rsidRPr="00D93E1C">
        <w:t xml:space="preserve">eb </w:t>
      </w:r>
      <w:proofErr w:type="spellStart"/>
      <w:r w:rsidR="00125BBD">
        <w:t>s</w:t>
      </w:r>
      <w:r w:rsidRPr="00D93E1C">
        <w:t>ervices</w:t>
      </w:r>
      <w:proofErr w:type="spellEnd"/>
      <w:r w:rsidRPr="00D93E1C">
        <w:t>.</w:t>
      </w:r>
    </w:p>
    <w:p w:rsidR="00A77B3E" w:rsidRDefault="00DE11A0" w:rsidP="00C41407">
      <w:pPr>
        <w:pStyle w:val="Intertitulo2"/>
      </w:pPr>
      <w:r w:rsidRPr="00D93E1C">
        <w:t>Aplicando o filtro CORS</w:t>
      </w:r>
    </w:p>
    <w:p w:rsidR="00A77B3E" w:rsidRPr="00DC301F" w:rsidRDefault="00C41407" w:rsidP="005A344F">
      <w:pPr>
        <w:rPr>
          <w:b/>
          <w:bCs/>
        </w:rPr>
      </w:pPr>
      <w:r>
        <w:t>Seguindo nosso estudo de caso, alteraremos a apli</w:t>
      </w:r>
      <w:r w:rsidR="00DC301F">
        <w:t xml:space="preserve">cação </w:t>
      </w:r>
      <w:proofErr w:type="spellStart"/>
      <w:r w:rsidR="00DC301F">
        <w:t>api-provider</w:t>
      </w:r>
      <w:proofErr w:type="spellEnd"/>
      <w:r w:rsidR="00DC301F">
        <w:t xml:space="preserve"> incluindo a codificação da especificação CORS. A nova estrutura pode ser visualizada na </w:t>
      </w:r>
      <w:r w:rsidR="00DC301F" w:rsidRPr="005A344F">
        <w:rPr>
          <w:b/>
        </w:rPr>
        <w:t>Figura 8</w:t>
      </w:r>
      <w:r w:rsidR="00DC301F">
        <w:t xml:space="preserve">. </w:t>
      </w:r>
      <w:r w:rsidR="00DE11A0" w:rsidRPr="00DC301F">
        <w:t>Comparando com a estrutura anteriormente apresentada</w:t>
      </w:r>
      <w:r w:rsidR="00E65187" w:rsidRPr="00DC301F">
        <w:t>,</w:t>
      </w:r>
      <w:r w:rsidR="00DE11A0" w:rsidRPr="00DC301F">
        <w:t xml:space="preserve"> apenas o pacote cors foi adicionado. Neste novo pacote estão contidas algumas exceções, a classe </w:t>
      </w:r>
      <w:r w:rsidR="00E65187" w:rsidRPr="00DC301F">
        <w:rPr>
          <w:rStyle w:val="NegritoTecnico"/>
        </w:rPr>
        <w:t>CORSFilter</w:t>
      </w:r>
      <w:r w:rsidR="00E65187" w:rsidRPr="00DC301F">
        <w:t xml:space="preserve">, </w:t>
      </w:r>
      <w:r w:rsidR="00DE11A0" w:rsidRPr="00DC301F">
        <w:t>responsável por trabalhar as requisições de acordo com a especificação CORS</w:t>
      </w:r>
      <w:r w:rsidR="00E65187" w:rsidRPr="00DC301F">
        <w:t>,</w:t>
      </w:r>
      <w:r w:rsidR="00DE11A0" w:rsidRPr="00DC301F">
        <w:t xml:space="preserve"> e a classe </w:t>
      </w:r>
      <w:r w:rsidR="00DE11A0" w:rsidRPr="00DC301F">
        <w:rPr>
          <w:rStyle w:val="NegritoTecnico"/>
        </w:rPr>
        <w:t>CORSHelper</w:t>
      </w:r>
      <w:r w:rsidR="00E65187" w:rsidRPr="00DC301F">
        <w:t>,</w:t>
      </w:r>
      <w:r w:rsidR="00DE11A0" w:rsidRPr="00DC301F">
        <w:t xml:space="preserve"> que contém alguns métodos auxiliares que fazem a parte mais pesada do trabalho, deixando a implementação do filtro mais enxuta e legível.</w:t>
      </w:r>
    </w:p>
    <w:p w:rsidR="00A77B3E" w:rsidRPr="00D93E1C" w:rsidRDefault="00A77B3E" w:rsidP="009E549A"/>
    <w:p w:rsidR="00A77B3E" w:rsidRPr="0039061E" w:rsidRDefault="006B3503" w:rsidP="0039061E">
      <w:pPr>
        <w:rPr>
          <w:rFonts w:ascii="Tahoma" w:hAnsi="Tahoma"/>
          <w:sz w:val="20"/>
        </w:rPr>
      </w:pPr>
      <w:r w:rsidRPr="0039061E">
        <w:rPr>
          <w:rFonts w:ascii="Tahoma" w:hAnsi="Tahoma"/>
          <w:noProof/>
          <w:sz w:val="20"/>
          <w:lang w:val="en-US" w:eastAsia="en-US"/>
        </w:rPr>
        <w:drawing>
          <wp:inline distT="0" distB="0" distL="0" distR="0">
            <wp:extent cx="3293745" cy="3784600"/>
            <wp:effectExtent l="2540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3293745" cy="3784600"/>
                    </a:xfrm>
                    <a:prstGeom prst="rect">
                      <a:avLst/>
                    </a:prstGeom>
                    <a:noFill/>
                    <a:ln w="9525">
                      <a:noFill/>
                      <a:miter lim="800000"/>
                      <a:headEnd/>
                      <a:tailEnd/>
                    </a:ln>
                  </pic:spPr>
                </pic:pic>
              </a:graphicData>
            </a:graphic>
          </wp:inline>
        </w:drawing>
      </w:r>
    </w:p>
    <w:p w:rsidR="00A77B3E" w:rsidRPr="00D93E1C" w:rsidRDefault="00DE11A0" w:rsidP="009E549A">
      <w:pPr>
        <w:pStyle w:val="FiguraLegenda"/>
      </w:pPr>
      <w:r w:rsidRPr="009E549A">
        <w:rPr>
          <w:b/>
        </w:rPr>
        <w:t xml:space="preserve">Figura </w:t>
      </w:r>
      <w:r w:rsidR="00CC36F8">
        <w:rPr>
          <w:b/>
        </w:rPr>
        <w:t>8</w:t>
      </w:r>
      <w:r w:rsidR="009E549A" w:rsidRPr="009E549A">
        <w:rPr>
          <w:b/>
        </w:rPr>
        <w:t>.</w:t>
      </w:r>
      <w:r w:rsidRPr="00D93E1C">
        <w:t xml:space="preserve"> </w:t>
      </w:r>
      <w:r w:rsidRPr="009E549A">
        <w:t>Estrutura</w:t>
      </w:r>
      <w:r w:rsidR="00E65187">
        <w:t xml:space="preserve"> da aplicação </w:t>
      </w:r>
      <w:proofErr w:type="spellStart"/>
      <w:r w:rsidR="00E65187">
        <w:t>api-provider</w:t>
      </w:r>
      <w:proofErr w:type="spellEnd"/>
      <w:r w:rsidRPr="00D93E1C">
        <w:t xml:space="preserve"> com o filtro CORS</w:t>
      </w:r>
      <w:r w:rsidR="009E549A">
        <w:t>.</w:t>
      </w:r>
    </w:p>
    <w:p w:rsidR="00A77B3E" w:rsidRPr="00D93E1C" w:rsidRDefault="007C0D94" w:rsidP="009E549A">
      <w:r>
        <w:t>A</w:t>
      </w:r>
      <w:r w:rsidR="00DE11A0" w:rsidRPr="00D93E1C">
        <w:t xml:space="preserve"> </w:t>
      </w:r>
      <w:r w:rsidRPr="00125BBD">
        <w:rPr>
          <w:b/>
        </w:rPr>
        <w:t>Listage</w:t>
      </w:r>
      <w:r w:rsidR="00414FED">
        <w:rPr>
          <w:b/>
        </w:rPr>
        <w:t>m</w:t>
      </w:r>
      <w:r w:rsidRPr="00125BBD">
        <w:rPr>
          <w:b/>
        </w:rPr>
        <w:t xml:space="preserve"> 6</w:t>
      </w:r>
      <w:r>
        <w:t xml:space="preserve"> </w:t>
      </w:r>
      <w:r w:rsidR="00414FED">
        <w:t xml:space="preserve">exibe </w:t>
      </w:r>
      <w:r w:rsidR="005A344F">
        <w:t>o código</w:t>
      </w:r>
      <w:r w:rsidR="00DE11A0" w:rsidRPr="00D93E1C">
        <w:t xml:space="preserve"> da cla</w:t>
      </w:r>
      <w:r w:rsidR="00E65187">
        <w:t xml:space="preserve">sse </w:t>
      </w:r>
      <w:r w:rsidR="00E65187" w:rsidRPr="00E65187">
        <w:rPr>
          <w:rStyle w:val="NegritoTecnico"/>
        </w:rPr>
        <w:t>CORSFilter</w:t>
      </w:r>
      <w:r w:rsidR="00414FED" w:rsidRPr="004200FF">
        <w:t xml:space="preserve">. Esta classe implementa a interface </w:t>
      </w:r>
      <w:proofErr w:type="spellStart"/>
      <w:r w:rsidR="00414FED" w:rsidRPr="005A344F">
        <w:rPr>
          <w:b/>
        </w:rPr>
        <w:t>javax</w:t>
      </w:r>
      <w:proofErr w:type="spellEnd"/>
      <w:r w:rsidR="00414FED" w:rsidRPr="005A344F">
        <w:rPr>
          <w:b/>
        </w:rPr>
        <w:t>.</w:t>
      </w:r>
      <w:proofErr w:type="spellStart"/>
      <w:r w:rsidR="00414FED" w:rsidRPr="005A344F">
        <w:rPr>
          <w:b/>
        </w:rPr>
        <w:t>servlet</w:t>
      </w:r>
      <w:proofErr w:type="spellEnd"/>
      <w:r w:rsidR="00414FED" w:rsidRPr="005A344F">
        <w:rPr>
          <w:b/>
        </w:rPr>
        <w:t>.</w:t>
      </w:r>
      <w:proofErr w:type="spellStart"/>
      <w:r w:rsidR="00414FED" w:rsidRPr="005A344F">
        <w:rPr>
          <w:b/>
        </w:rPr>
        <w:t>Filter</w:t>
      </w:r>
      <w:proofErr w:type="spellEnd"/>
      <w:r w:rsidR="00414FED" w:rsidRPr="004200FF">
        <w:t xml:space="preserve"> para que possamos interceptar as requisições e adicionar os comportamentos previstos na especificação</w:t>
      </w:r>
      <w:r w:rsidR="004200FF" w:rsidRPr="004200FF">
        <w:t xml:space="preserve"> CORS. O método </w:t>
      </w:r>
      <w:proofErr w:type="spellStart"/>
      <w:r w:rsidR="004200FF" w:rsidRPr="005A344F">
        <w:rPr>
          <w:b/>
        </w:rPr>
        <w:t>doFilter</w:t>
      </w:r>
      <w:proofErr w:type="spellEnd"/>
      <w:r w:rsidR="005A344F" w:rsidRPr="005A344F">
        <w:rPr>
          <w:b/>
        </w:rPr>
        <w:t>()</w:t>
      </w:r>
      <w:r w:rsidR="004200FF">
        <w:t xml:space="preserve">, que será invocado a cada requisição recebida, tem como responsabilidade </w:t>
      </w:r>
      <w:r w:rsidR="001C09B2">
        <w:t xml:space="preserve">principal </w:t>
      </w:r>
      <w:r w:rsidR="004200FF">
        <w:t>tratar três</w:t>
      </w:r>
      <w:r w:rsidR="001C09B2">
        <w:t xml:space="preserve"> possíveis tipos de requisição</w:t>
      </w:r>
      <w:r w:rsidR="004200FF">
        <w:t>, são el</w:t>
      </w:r>
      <w:r w:rsidR="005A344F">
        <w:t>e</w:t>
      </w:r>
      <w:r w:rsidR="004200FF">
        <w:t xml:space="preserve">s: requisições </w:t>
      </w:r>
      <w:proofErr w:type="spellStart"/>
      <w:r w:rsidR="004200FF" w:rsidRPr="00D93E1C">
        <w:rPr>
          <w:i/>
          <w:iCs/>
        </w:rPr>
        <w:t>preflighted</w:t>
      </w:r>
      <w:proofErr w:type="spellEnd"/>
      <w:r w:rsidR="004200FF" w:rsidRPr="004200FF">
        <w:rPr>
          <w:iCs/>
        </w:rPr>
        <w:t xml:space="preserve">, </w:t>
      </w:r>
      <w:r w:rsidR="001C09B2">
        <w:rPr>
          <w:iCs/>
        </w:rPr>
        <w:t>requisições originais (subseq</w:t>
      </w:r>
      <w:r w:rsidR="005A344F">
        <w:rPr>
          <w:iCs/>
        </w:rPr>
        <w:t>u</w:t>
      </w:r>
      <w:r w:rsidR="001C09B2">
        <w:rPr>
          <w:iCs/>
        </w:rPr>
        <w:t xml:space="preserve">entes </w:t>
      </w:r>
      <w:r w:rsidR="005A344F">
        <w:rPr>
          <w:iCs/>
        </w:rPr>
        <w:t>à</w:t>
      </w:r>
      <w:r w:rsidR="001C09B2">
        <w:rPr>
          <w:iCs/>
        </w:rPr>
        <w:t xml:space="preserve">s requisições </w:t>
      </w:r>
      <w:proofErr w:type="spellStart"/>
      <w:r w:rsidR="001C09B2" w:rsidRPr="00D93E1C">
        <w:rPr>
          <w:i/>
          <w:iCs/>
        </w:rPr>
        <w:t>preflighted</w:t>
      </w:r>
      <w:proofErr w:type="spellEnd"/>
      <w:r w:rsidR="001C09B2">
        <w:rPr>
          <w:iCs/>
        </w:rPr>
        <w:t>) e requisições provenientes do mesmo domínio, ou seja, que não enviam os ca</w:t>
      </w:r>
      <w:r w:rsidR="00860F02">
        <w:rPr>
          <w:iCs/>
        </w:rPr>
        <w:t>beçalhos estabelecidos pela especificação.</w:t>
      </w:r>
    </w:p>
    <w:p w:rsidR="002B1882" w:rsidRDefault="002B1882" w:rsidP="0039061E">
      <w:pPr>
        <w:rPr>
          <w:rFonts w:ascii="Tahoma" w:hAnsi="Tahoma"/>
          <w:sz w:val="20"/>
        </w:rPr>
      </w:pPr>
    </w:p>
    <w:p w:rsidR="00A77B3E" w:rsidRPr="002B1882" w:rsidRDefault="002B1882" w:rsidP="002B1882">
      <w:pPr>
        <w:pStyle w:val="ListagemTitulo"/>
      </w:pPr>
      <w:r>
        <w:rPr>
          <w:b/>
        </w:rPr>
        <w:t xml:space="preserve">Listagem </w:t>
      </w:r>
      <w:r w:rsidR="007C0D94">
        <w:rPr>
          <w:b/>
        </w:rPr>
        <w:t>6</w:t>
      </w:r>
      <w:r w:rsidRPr="00253D38">
        <w:rPr>
          <w:b/>
        </w:rPr>
        <w:t>.</w:t>
      </w:r>
      <w:r w:rsidRPr="00D93E1C">
        <w:t xml:space="preserve"> </w:t>
      </w:r>
      <w:r>
        <w:t>I</w:t>
      </w:r>
      <w:r w:rsidRPr="00D93E1C">
        <w:t xml:space="preserve">mplementação da </w:t>
      </w:r>
      <w:r>
        <w:t xml:space="preserve">classe </w:t>
      </w:r>
      <w:proofErr w:type="spellStart"/>
      <w:r>
        <w:t>CORSFilter</w:t>
      </w:r>
      <w:proofErr w:type="spellEnd"/>
      <w: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proofErr w:type="gramStart"/>
      <w:r w:rsidRPr="002B1882">
        <w:rPr>
          <w:rFonts w:ascii="Monaco" w:hAnsi="Monaco" w:cs="Monaco"/>
          <w:b/>
          <w:bCs/>
          <w:color w:val="7F0055"/>
          <w:sz w:val="16"/>
          <w:lang w:val="en-US" w:eastAsia="en-US"/>
        </w:rPr>
        <w:t>package</w:t>
      </w:r>
      <w:proofErr w:type="gram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cors.filter</w:t>
      </w:r>
      <w:proofErr w:type="spellEnd"/>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proofErr w:type="gramStart"/>
      <w:r w:rsidRPr="002B1882">
        <w:rPr>
          <w:rFonts w:ascii="Monaco" w:hAnsi="Monaco" w:cs="Monaco"/>
          <w:b/>
          <w:bCs/>
          <w:color w:val="7F0055"/>
          <w:sz w:val="16"/>
          <w:lang w:val="en-US" w:eastAsia="en-US"/>
        </w:rPr>
        <w:t>import</w:t>
      </w:r>
      <w:proofErr w:type="gram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java.io.IOException</w:t>
      </w:r>
      <w:proofErr w:type="spellEnd"/>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proofErr w:type="gramStart"/>
      <w:r w:rsidRPr="002B1882">
        <w:rPr>
          <w:rFonts w:ascii="Monaco" w:hAnsi="Monaco" w:cs="Monaco"/>
          <w:b/>
          <w:bCs/>
          <w:color w:val="7F0055"/>
          <w:sz w:val="16"/>
          <w:lang w:val="en-US" w:eastAsia="en-US"/>
        </w:rPr>
        <w:t>import</w:t>
      </w:r>
      <w:proofErr w:type="gram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java.io.PrintWriter</w:t>
      </w:r>
      <w:proofErr w:type="spellEnd"/>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proofErr w:type="gramStart"/>
      <w:r w:rsidRPr="002B1882">
        <w:rPr>
          <w:rFonts w:ascii="Monaco" w:hAnsi="Monaco" w:cs="Monaco"/>
          <w:b/>
          <w:bCs/>
          <w:color w:val="7F0055"/>
          <w:sz w:val="16"/>
          <w:lang w:val="en-US" w:eastAsia="en-US"/>
        </w:rPr>
        <w:t>import</w:t>
      </w:r>
      <w:proofErr w:type="gram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javax.servlet</w:t>
      </w:r>
      <w:proofErr w:type="spellEnd"/>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proofErr w:type="gramStart"/>
      <w:r w:rsidRPr="002B1882">
        <w:rPr>
          <w:rFonts w:ascii="Monaco" w:hAnsi="Monaco" w:cs="Monaco"/>
          <w:b/>
          <w:bCs/>
          <w:color w:val="7F0055"/>
          <w:sz w:val="16"/>
          <w:lang w:val="en-US" w:eastAsia="en-US"/>
        </w:rPr>
        <w:t>import</w:t>
      </w:r>
      <w:proofErr w:type="gram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javax.servlet.http</w:t>
      </w:r>
      <w:proofErr w:type="spellEnd"/>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proofErr w:type="gramStart"/>
      <w:r w:rsidRPr="002B1882">
        <w:rPr>
          <w:rFonts w:ascii="Monaco" w:hAnsi="Monaco" w:cs="Monaco"/>
          <w:b/>
          <w:bCs/>
          <w:color w:val="7F0055"/>
          <w:sz w:val="16"/>
          <w:lang w:val="en-US" w:eastAsia="en-US"/>
        </w:rPr>
        <w:t>import</w:t>
      </w:r>
      <w:proofErr w:type="gram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cors.CORSHelper</w:t>
      </w:r>
      <w:proofErr w:type="spellEnd"/>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proofErr w:type="gramStart"/>
      <w:r w:rsidRPr="002B1882">
        <w:rPr>
          <w:rFonts w:ascii="Monaco" w:hAnsi="Monaco" w:cs="Monaco"/>
          <w:b/>
          <w:bCs/>
          <w:color w:val="7F0055"/>
          <w:sz w:val="16"/>
          <w:lang w:val="en-US" w:eastAsia="en-US"/>
        </w:rPr>
        <w:t>import</w:t>
      </w:r>
      <w:proofErr w:type="gram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cors.exception</w:t>
      </w:r>
      <w:proofErr w:type="spellEnd"/>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proofErr w:type="gramStart"/>
      <w:r w:rsidRPr="002B1882">
        <w:rPr>
          <w:rFonts w:ascii="Monaco" w:hAnsi="Monaco" w:cs="Monaco"/>
          <w:b/>
          <w:bCs/>
          <w:color w:val="7F0055"/>
          <w:sz w:val="16"/>
          <w:lang w:val="en-US" w:eastAsia="en-US"/>
        </w:rPr>
        <w:t>public</w:t>
      </w:r>
      <w:proofErr w:type="gramEnd"/>
      <w:r w:rsidRPr="002B1882">
        <w:rPr>
          <w:rFonts w:ascii="Monaco" w:hAnsi="Monaco" w:cs="Monaco"/>
          <w:color w:val="000000"/>
          <w:sz w:val="16"/>
          <w:lang w:val="en-US" w:eastAsia="en-US"/>
        </w:rPr>
        <w:t xml:space="preserve"> </w:t>
      </w:r>
      <w:r w:rsidRPr="002B1882">
        <w:rPr>
          <w:rFonts w:ascii="Monaco" w:hAnsi="Monaco" w:cs="Monaco"/>
          <w:b/>
          <w:bCs/>
          <w:color w:val="7F0055"/>
          <w:sz w:val="16"/>
          <w:lang w:val="en-US" w:eastAsia="en-US"/>
        </w:rPr>
        <w:t>class</w:t>
      </w:r>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CORSFilter</w:t>
      </w:r>
      <w:proofErr w:type="spellEnd"/>
      <w:r w:rsidRPr="002B1882">
        <w:rPr>
          <w:rFonts w:ascii="Monaco" w:hAnsi="Monaco" w:cs="Monaco"/>
          <w:color w:val="000000"/>
          <w:sz w:val="16"/>
          <w:lang w:val="en-US" w:eastAsia="en-US"/>
        </w:rPr>
        <w:t xml:space="preserve"> </w:t>
      </w:r>
      <w:r w:rsidRPr="002B1882">
        <w:rPr>
          <w:rFonts w:ascii="Monaco" w:hAnsi="Monaco" w:cs="Monaco"/>
          <w:b/>
          <w:bCs/>
          <w:color w:val="7F0055"/>
          <w:sz w:val="16"/>
          <w:lang w:val="en-US" w:eastAsia="en-US"/>
        </w:rPr>
        <w:t>implements</w:t>
      </w:r>
      <w:r w:rsidRPr="002B1882">
        <w:rPr>
          <w:rFonts w:ascii="Monaco" w:hAnsi="Monaco" w:cs="Monaco"/>
          <w:color w:val="000000"/>
          <w:sz w:val="16"/>
          <w:lang w:val="en-US" w:eastAsia="en-US"/>
        </w:rPr>
        <w:t xml:space="preserve"> Filter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gramStart"/>
      <w:r w:rsidRPr="002B1882">
        <w:rPr>
          <w:rFonts w:ascii="Monaco" w:hAnsi="Monaco" w:cs="Monaco"/>
          <w:b/>
          <w:bCs/>
          <w:color w:val="7F0055"/>
          <w:sz w:val="16"/>
          <w:lang w:val="en-US" w:eastAsia="en-US"/>
        </w:rPr>
        <w:t>public</w:t>
      </w:r>
      <w:proofErr w:type="gram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CORSHelper</w:t>
      </w:r>
      <w:proofErr w:type="spellEnd"/>
      <w:r w:rsidRPr="002B1882">
        <w:rPr>
          <w:rFonts w:ascii="Monaco" w:hAnsi="Monaco" w:cs="Monaco"/>
          <w:color w:val="000000"/>
          <w:sz w:val="16"/>
          <w:lang w:val="en-US" w:eastAsia="en-US"/>
        </w:rPr>
        <w:t xml:space="preserve"> </w:t>
      </w:r>
      <w:proofErr w:type="spellStart"/>
      <w:r w:rsidRPr="002B1882">
        <w:rPr>
          <w:rFonts w:ascii="Monaco" w:hAnsi="Monaco" w:cs="Monaco"/>
          <w:color w:val="0000C0"/>
          <w:sz w:val="16"/>
          <w:lang w:val="en-US" w:eastAsia="en-US"/>
        </w:rPr>
        <w:t>corsHelper</w:t>
      </w:r>
      <w:proofErr w:type="spellEnd"/>
      <w:r w:rsidRPr="002B1882">
        <w:rPr>
          <w:rFonts w:ascii="Monaco" w:hAnsi="Monaco" w:cs="Monaco"/>
          <w:color w:val="000000"/>
          <w:sz w:val="16"/>
          <w:lang w:val="en-US" w:eastAsia="en-US"/>
        </w:rPr>
        <w:t xml:space="preserve"> = </w:t>
      </w:r>
      <w:r w:rsidRPr="002B1882">
        <w:rPr>
          <w:rFonts w:ascii="Monaco" w:hAnsi="Monaco" w:cs="Monaco"/>
          <w:b/>
          <w:bCs/>
          <w:color w:val="7F0055"/>
          <w:sz w:val="16"/>
          <w:lang w:val="en-US" w:eastAsia="en-US"/>
        </w:rPr>
        <w:t>new</w:t>
      </w:r>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CORSHelper</w:t>
      </w:r>
      <w:proofErr w:type="spellEnd"/>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r w:rsidRPr="002B1882">
        <w:rPr>
          <w:rFonts w:ascii="Monaco" w:hAnsi="Monaco" w:cs="Monaco"/>
          <w:color w:val="646464"/>
          <w:sz w:val="16"/>
          <w:lang w:val="en-US" w:eastAsia="en-US"/>
        </w:rPr>
        <w:t>@Override</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gramStart"/>
      <w:r w:rsidRPr="002B1882">
        <w:rPr>
          <w:rFonts w:ascii="Monaco" w:hAnsi="Monaco" w:cs="Monaco"/>
          <w:b/>
          <w:bCs/>
          <w:color w:val="7F0055"/>
          <w:sz w:val="16"/>
          <w:lang w:val="en-US" w:eastAsia="en-US"/>
        </w:rPr>
        <w:t>public</w:t>
      </w:r>
      <w:proofErr w:type="gramEnd"/>
      <w:r w:rsidRPr="002B1882">
        <w:rPr>
          <w:rFonts w:ascii="Monaco" w:hAnsi="Monaco" w:cs="Monaco"/>
          <w:color w:val="000000"/>
          <w:sz w:val="16"/>
          <w:lang w:val="en-US" w:eastAsia="en-US"/>
        </w:rPr>
        <w:t xml:space="preserve"> </w:t>
      </w:r>
      <w:r w:rsidRPr="002B1882">
        <w:rPr>
          <w:rFonts w:ascii="Monaco" w:hAnsi="Monaco" w:cs="Monaco"/>
          <w:b/>
          <w:bCs/>
          <w:color w:val="7F0055"/>
          <w:sz w:val="16"/>
          <w:lang w:val="en-US" w:eastAsia="en-US"/>
        </w:rPr>
        <w:t>void</w:t>
      </w:r>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doFilter</w:t>
      </w:r>
      <w:proofErr w:type="spellEnd"/>
      <w:r w:rsidRPr="002B1882">
        <w:rPr>
          <w:rFonts w:ascii="Monaco" w:hAnsi="Monaco" w:cs="Monaco"/>
          <w:color w:val="000000"/>
          <w:sz w:val="16"/>
          <w:lang w:val="en-US" w:eastAsia="en-US"/>
        </w:rPr>
        <w:t>(</w:t>
      </w:r>
      <w:proofErr w:type="spellStart"/>
      <w:r w:rsidRPr="002B1882">
        <w:rPr>
          <w:rFonts w:ascii="Monaco" w:hAnsi="Monaco" w:cs="Monaco"/>
          <w:color w:val="000000"/>
          <w:sz w:val="16"/>
          <w:lang w:val="en-US" w:eastAsia="en-US"/>
        </w:rPr>
        <w:t>ServletRequest</w:t>
      </w:r>
      <w:proofErr w:type="spell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servletRequest</w:t>
      </w:r>
      <w:proofErr w:type="spell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ServletResponse</w:t>
      </w:r>
      <w:proofErr w:type="spell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servletResponse</w:t>
      </w:r>
      <w:proofErr w:type="spell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FilterChain</w:t>
      </w:r>
      <w:proofErr w:type="spell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filterChain</w:t>
      </w:r>
      <w:proofErr w:type="spellEnd"/>
      <w:r w:rsidRPr="002B1882">
        <w:rPr>
          <w:rFonts w:ascii="Monaco" w:hAnsi="Monaco" w:cs="Monaco"/>
          <w:color w:val="000000"/>
          <w:sz w:val="16"/>
          <w:lang w:val="en-US" w:eastAsia="en-US"/>
        </w:rPr>
        <w:t xml:space="preserve">)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gramStart"/>
      <w:r w:rsidRPr="002B1882">
        <w:rPr>
          <w:rFonts w:ascii="Monaco" w:hAnsi="Monaco" w:cs="Monaco"/>
          <w:b/>
          <w:bCs/>
          <w:color w:val="7F0055"/>
          <w:sz w:val="16"/>
          <w:lang w:val="en-US" w:eastAsia="en-US"/>
        </w:rPr>
        <w:t>throws</w:t>
      </w:r>
      <w:proofErr w:type="gram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IOException</w:t>
      </w:r>
      <w:proofErr w:type="spell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ServletException</w:t>
      </w:r>
      <w:proofErr w:type="spellEnd"/>
      <w:r w:rsidRPr="002B1882">
        <w:rPr>
          <w:rFonts w:ascii="Monaco" w:hAnsi="Monaco" w:cs="Monaco"/>
          <w:color w:val="000000"/>
          <w:sz w:val="16"/>
          <w:lang w:val="en-US" w:eastAsia="en-US"/>
        </w:rPr>
        <w:t xml:space="preserve">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HttpServletRequest</w:t>
      </w:r>
      <w:proofErr w:type="spellEnd"/>
      <w:r w:rsidRPr="002B1882">
        <w:rPr>
          <w:rFonts w:ascii="Monaco" w:hAnsi="Monaco" w:cs="Monaco"/>
          <w:color w:val="000000"/>
          <w:sz w:val="16"/>
          <w:lang w:val="en-US" w:eastAsia="en-US"/>
        </w:rPr>
        <w:t xml:space="preserve"> request = (</w:t>
      </w:r>
      <w:proofErr w:type="spellStart"/>
      <w:r w:rsidRPr="002B1882">
        <w:rPr>
          <w:rFonts w:ascii="Monaco" w:hAnsi="Monaco" w:cs="Monaco"/>
          <w:color w:val="000000"/>
          <w:sz w:val="16"/>
          <w:lang w:val="en-US" w:eastAsia="en-US"/>
        </w:rPr>
        <w:t>HttpServletRequest</w:t>
      </w:r>
      <w:proofErr w:type="spell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servletRequest</w:t>
      </w:r>
      <w:proofErr w:type="spellEnd"/>
      <w:r w:rsidRPr="002B1882">
        <w:rPr>
          <w:rFonts w:ascii="Monaco" w:hAnsi="Monaco" w:cs="Monaco"/>
          <w:color w:val="000000"/>
          <w:sz w:val="16"/>
          <w:lang w:val="en-US" w:eastAsia="en-US"/>
        </w:rPr>
        <w:t>;</w:t>
      </w:r>
    </w:p>
    <w:p w:rsidR="002B1882" w:rsidRPr="00B41EB0" w:rsidRDefault="002B1882" w:rsidP="002B1882">
      <w:pPr>
        <w:widowControl w:val="0"/>
        <w:autoSpaceDE w:val="0"/>
        <w:autoSpaceDN w:val="0"/>
        <w:adjustRightInd w:val="0"/>
        <w:ind w:firstLine="0"/>
        <w:jc w:val="left"/>
        <w:rPr>
          <w:rFonts w:ascii="Monaco" w:hAnsi="Monaco" w:cs="Monaco"/>
          <w:sz w:val="16"/>
          <w:lang w:eastAsia="en-US"/>
        </w:rPr>
      </w:pPr>
      <w:r w:rsidRPr="002B1882">
        <w:rPr>
          <w:rFonts w:ascii="Monaco" w:hAnsi="Monaco" w:cs="Monaco"/>
          <w:color w:val="000000"/>
          <w:sz w:val="16"/>
          <w:lang w:val="en-US" w:eastAsia="en-US"/>
        </w:rPr>
        <w:t xml:space="preserve">    </w:t>
      </w:r>
      <w:proofErr w:type="spellStart"/>
      <w:r w:rsidRPr="00B41EB0">
        <w:rPr>
          <w:rFonts w:ascii="Monaco" w:hAnsi="Monaco" w:cs="Monaco"/>
          <w:color w:val="000000"/>
          <w:sz w:val="16"/>
          <w:lang w:eastAsia="en-US"/>
        </w:rPr>
        <w:t>HttpServletResponse</w:t>
      </w:r>
      <w:proofErr w:type="spellEnd"/>
      <w:r w:rsidRPr="00B41EB0">
        <w:rPr>
          <w:rFonts w:ascii="Monaco" w:hAnsi="Monaco" w:cs="Monaco"/>
          <w:color w:val="000000"/>
          <w:sz w:val="16"/>
          <w:lang w:eastAsia="en-US"/>
        </w:rPr>
        <w:t xml:space="preserve"> response = (</w:t>
      </w:r>
      <w:proofErr w:type="spellStart"/>
      <w:r w:rsidRPr="00B41EB0">
        <w:rPr>
          <w:rFonts w:ascii="Monaco" w:hAnsi="Monaco" w:cs="Monaco"/>
          <w:color w:val="000000"/>
          <w:sz w:val="16"/>
          <w:lang w:eastAsia="en-US"/>
        </w:rPr>
        <w:t>HttpServletResponse</w:t>
      </w:r>
      <w:proofErr w:type="spellEnd"/>
      <w:r w:rsidRPr="00B41EB0">
        <w:rPr>
          <w:rFonts w:ascii="Monaco" w:hAnsi="Monaco" w:cs="Monaco"/>
          <w:color w:val="000000"/>
          <w:sz w:val="16"/>
          <w:lang w:eastAsia="en-US"/>
        </w:rPr>
        <w:t xml:space="preserve">) </w:t>
      </w:r>
      <w:proofErr w:type="spellStart"/>
      <w:r w:rsidRPr="00B41EB0">
        <w:rPr>
          <w:rFonts w:ascii="Monaco" w:hAnsi="Monaco" w:cs="Monaco"/>
          <w:color w:val="000000"/>
          <w:sz w:val="16"/>
          <w:lang w:eastAsia="en-US"/>
        </w:rPr>
        <w:t>servletResponse</w:t>
      </w:r>
      <w:proofErr w:type="spellEnd"/>
      <w:r w:rsidRPr="00B41EB0">
        <w:rPr>
          <w:rFonts w:ascii="Monaco" w:hAnsi="Monaco" w:cs="Monaco"/>
          <w:color w:val="000000"/>
          <w:sz w:val="16"/>
          <w:lang w:eastAsia="en-US"/>
        </w:rPr>
        <w:t>;</w:t>
      </w:r>
    </w:p>
    <w:p w:rsidR="002B1882" w:rsidRPr="00B41EB0" w:rsidRDefault="002B1882" w:rsidP="002B1882">
      <w:pPr>
        <w:widowControl w:val="0"/>
        <w:autoSpaceDE w:val="0"/>
        <w:autoSpaceDN w:val="0"/>
        <w:adjustRightInd w:val="0"/>
        <w:ind w:firstLine="0"/>
        <w:jc w:val="left"/>
        <w:rPr>
          <w:rFonts w:ascii="Monaco" w:hAnsi="Monaco" w:cs="Monaco"/>
          <w:sz w:val="16"/>
          <w:lang w:eastAsia="en-US"/>
        </w:rPr>
      </w:pPr>
      <w:r w:rsidRPr="00B41EB0">
        <w:rPr>
          <w:rFonts w:ascii="Monaco" w:hAnsi="Monaco" w:cs="Monaco"/>
          <w:color w:val="000000"/>
          <w:sz w:val="16"/>
          <w:lang w:eastAsia="en-US"/>
        </w:rPr>
        <w:t xml:space="preserve">    </w:t>
      </w:r>
      <w:proofErr w:type="spellStart"/>
      <w:r w:rsidRPr="00B41EB0">
        <w:rPr>
          <w:rFonts w:ascii="Monaco" w:hAnsi="Monaco" w:cs="Monaco"/>
          <w:b/>
          <w:bCs/>
          <w:color w:val="7F0055"/>
          <w:sz w:val="16"/>
          <w:lang w:eastAsia="en-US"/>
        </w:rPr>
        <w:t>try</w:t>
      </w:r>
      <w:proofErr w:type="spellEnd"/>
      <w:r w:rsidRPr="00B41EB0">
        <w:rPr>
          <w:rFonts w:ascii="Monaco" w:hAnsi="Monaco" w:cs="Monaco"/>
          <w:color w:val="000000"/>
          <w:sz w:val="16"/>
          <w:lang w:eastAsia="en-US"/>
        </w:rPr>
        <w:t xml:space="preserve"> {</w:t>
      </w:r>
    </w:p>
    <w:p w:rsidR="002B1882" w:rsidRPr="00B41EB0" w:rsidRDefault="002B1882" w:rsidP="002B1882">
      <w:pPr>
        <w:widowControl w:val="0"/>
        <w:autoSpaceDE w:val="0"/>
        <w:autoSpaceDN w:val="0"/>
        <w:adjustRightInd w:val="0"/>
        <w:ind w:firstLine="0"/>
        <w:jc w:val="left"/>
        <w:rPr>
          <w:rFonts w:ascii="Monaco" w:hAnsi="Monaco" w:cs="Monaco"/>
          <w:sz w:val="16"/>
          <w:lang w:eastAsia="en-US"/>
        </w:rPr>
      </w:pPr>
      <w:r w:rsidRPr="00B41EB0">
        <w:rPr>
          <w:rFonts w:ascii="Monaco" w:hAnsi="Monaco" w:cs="Monaco"/>
          <w:color w:val="000000"/>
          <w:sz w:val="16"/>
          <w:lang w:eastAsia="en-US"/>
        </w:rPr>
        <w:t xml:space="preserve">      </w:t>
      </w:r>
      <w:r w:rsidRPr="00B41EB0">
        <w:rPr>
          <w:rFonts w:ascii="Monaco" w:hAnsi="Monaco" w:cs="Monaco"/>
          <w:color w:val="3F7F5F"/>
          <w:sz w:val="16"/>
          <w:lang w:eastAsia="en-US"/>
        </w:rPr>
        <w:t xml:space="preserve">//trata </w:t>
      </w:r>
      <w:r w:rsidR="00860F02" w:rsidRPr="00B41EB0">
        <w:rPr>
          <w:rFonts w:ascii="Monaco" w:hAnsi="Monaco" w:cs="Monaco"/>
          <w:color w:val="3F7F5F"/>
          <w:sz w:val="16"/>
          <w:lang w:eastAsia="en-US"/>
        </w:rPr>
        <w:t xml:space="preserve">requisições </w:t>
      </w:r>
      <w:r w:rsidRPr="00B41EB0">
        <w:rPr>
          <w:rFonts w:ascii="Monaco" w:hAnsi="Monaco" w:cs="Monaco"/>
          <w:color w:val="3F7F5F"/>
          <w:sz w:val="16"/>
          <w:lang w:eastAsia="en-US"/>
        </w:rPr>
        <w:t>preflight</w:t>
      </w:r>
      <w:r w:rsidR="00860F02" w:rsidRPr="00B41EB0">
        <w:rPr>
          <w:rFonts w:ascii="Monaco" w:hAnsi="Monaco" w:cs="Monaco"/>
          <w:color w:val="3F7F5F"/>
          <w:sz w:val="16"/>
          <w:lang w:eastAsia="en-US"/>
        </w:rPr>
        <w:t>ed</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B41EB0">
        <w:rPr>
          <w:rFonts w:ascii="Monaco" w:hAnsi="Monaco" w:cs="Monaco"/>
          <w:color w:val="000000"/>
          <w:sz w:val="16"/>
          <w:lang w:eastAsia="en-US"/>
        </w:rPr>
        <w:t xml:space="preserve">      </w:t>
      </w:r>
      <w:proofErr w:type="gramStart"/>
      <w:r w:rsidRPr="002B1882">
        <w:rPr>
          <w:rFonts w:ascii="Monaco" w:hAnsi="Monaco" w:cs="Monaco"/>
          <w:b/>
          <w:bCs/>
          <w:color w:val="7F0055"/>
          <w:sz w:val="16"/>
          <w:lang w:val="en-US" w:eastAsia="en-US"/>
        </w:rPr>
        <w:t>if</w:t>
      </w:r>
      <w:proofErr w:type="gramEnd"/>
      <w:r w:rsidRPr="002B1882">
        <w:rPr>
          <w:rFonts w:ascii="Monaco" w:hAnsi="Monaco" w:cs="Monaco"/>
          <w:color w:val="000000"/>
          <w:sz w:val="16"/>
          <w:lang w:val="en-US" w:eastAsia="en-US"/>
        </w:rPr>
        <w:t xml:space="preserve"> (</w:t>
      </w:r>
      <w:proofErr w:type="spellStart"/>
      <w:r w:rsidRPr="002B1882">
        <w:rPr>
          <w:rFonts w:ascii="Monaco" w:hAnsi="Monaco" w:cs="Monaco"/>
          <w:color w:val="0000C0"/>
          <w:sz w:val="16"/>
          <w:lang w:val="en-US" w:eastAsia="en-US"/>
        </w:rPr>
        <w:t>corsHelper</w:t>
      </w:r>
      <w:r w:rsidRPr="002B1882">
        <w:rPr>
          <w:rFonts w:ascii="Monaco" w:hAnsi="Monaco" w:cs="Monaco"/>
          <w:color w:val="000000"/>
          <w:sz w:val="16"/>
          <w:lang w:val="en-US" w:eastAsia="en-US"/>
        </w:rPr>
        <w:t>.isPreflightRequest</w:t>
      </w:r>
      <w:proofErr w:type="spellEnd"/>
      <w:r w:rsidRPr="002B1882">
        <w:rPr>
          <w:rFonts w:ascii="Monaco" w:hAnsi="Monaco" w:cs="Monaco"/>
          <w:color w:val="000000"/>
          <w:sz w:val="16"/>
          <w:lang w:val="en-US" w:eastAsia="en-US"/>
        </w:rPr>
        <w:t>(request))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spellStart"/>
      <w:proofErr w:type="gramStart"/>
      <w:r w:rsidRPr="002B1882">
        <w:rPr>
          <w:rFonts w:ascii="Monaco" w:hAnsi="Monaco" w:cs="Monaco"/>
          <w:color w:val="0000C0"/>
          <w:sz w:val="16"/>
          <w:lang w:val="en-US" w:eastAsia="en-US"/>
        </w:rPr>
        <w:t>corsHelper</w:t>
      </w:r>
      <w:r w:rsidRPr="002B1882">
        <w:rPr>
          <w:rFonts w:ascii="Monaco" w:hAnsi="Monaco" w:cs="Monaco"/>
          <w:color w:val="000000"/>
          <w:sz w:val="16"/>
          <w:lang w:val="en-US" w:eastAsia="en-US"/>
        </w:rPr>
        <w:t>.handlePreflightRequest</w:t>
      </w:r>
      <w:proofErr w:type="spellEnd"/>
      <w:proofErr w:type="gramEnd"/>
      <w:r w:rsidRPr="002B1882">
        <w:rPr>
          <w:rFonts w:ascii="Monaco" w:hAnsi="Monaco" w:cs="Monaco"/>
          <w:color w:val="000000"/>
          <w:sz w:val="16"/>
          <w:lang w:val="en-US" w:eastAsia="en-US"/>
        </w:rPr>
        <w:t>(request, response);</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spellStart"/>
      <w:proofErr w:type="gramStart"/>
      <w:r w:rsidRPr="002B1882">
        <w:rPr>
          <w:rFonts w:ascii="Monaco" w:hAnsi="Monaco" w:cs="Monaco"/>
          <w:color w:val="000000"/>
          <w:sz w:val="16"/>
          <w:lang w:val="en-US" w:eastAsia="en-US"/>
        </w:rPr>
        <w:t>filterChain.doFilter</w:t>
      </w:r>
      <w:proofErr w:type="spellEnd"/>
      <w:proofErr w:type="gramEnd"/>
      <w:r w:rsidRPr="002B1882">
        <w:rPr>
          <w:rFonts w:ascii="Monaco" w:hAnsi="Monaco" w:cs="Monaco"/>
          <w:color w:val="000000"/>
          <w:sz w:val="16"/>
          <w:lang w:val="en-US" w:eastAsia="en-US"/>
        </w:rPr>
        <w:t>(request, response);</w:t>
      </w:r>
    </w:p>
    <w:p w:rsidR="002B1882" w:rsidRPr="00B41EB0"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gramStart"/>
      <w:r w:rsidRPr="00B41EB0">
        <w:rPr>
          <w:rFonts w:ascii="Monaco" w:hAnsi="Monaco" w:cs="Monaco"/>
          <w:b/>
          <w:bCs/>
          <w:color w:val="7F0055"/>
          <w:sz w:val="16"/>
          <w:lang w:val="en-US" w:eastAsia="en-US"/>
        </w:rPr>
        <w:t>return</w:t>
      </w:r>
      <w:proofErr w:type="gramEnd"/>
      <w:r w:rsidRPr="00B41EB0">
        <w:rPr>
          <w:rFonts w:ascii="Monaco" w:hAnsi="Monaco" w:cs="Monaco"/>
          <w:color w:val="000000"/>
          <w:sz w:val="16"/>
          <w:lang w:val="en-US" w:eastAsia="en-US"/>
        </w:rPr>
        <w:t>;</w:t>
      </w:r>
    </w:p>
    <w:p w:rsidR="002B1882" w:rsidRPr="00E5373D" w:rsidRDefault="002B1882" w:rsidP="002B1882">
      <w:pPr>
        <w:widowControl w:val="0"/>
        <w:autoSpaceDE w:val="0"/>
        <w:autoSpaceDN w:val="0"/>
        <w:adjustRightInd w:val="0"/>
        <w:ind w:firstLine="0"/>
        <w:jc w:val="left"/>
        <w:rPr>
          <w:rFonts w:ascii="Monaco" w:hAnsi="Monaco" w:cs="Monaco"/>
          <w:sz w:val="16"/>
          <w:lang w:eastAsia="en-US"/>
        </w:rPr>
      </w:pPr>
      <w:r w:rsidRPr="00B41EB0">
        <w:rPr>
          <w:rFonts w:ascii="Monaco" w:hAnsi="Monaco" w:cs="Monaco"/>
          <w:color w:val="000000"/>
          <w:sz w:val="16"/>
          <w:lang w:val="en-US" w:eastAsia="en-US"/>
        </w:rPr>
        <w:t xml:space="preserve">      </w:t>
      </w:r>
      <w:r w:rsidRPr="00E5373D">
        <w:rPr>
          <w:rFonts w:ascii="Monaco" w:hAnsi="Monaco" w:cs="Monaco"/>
          <w:color w:val="000000"/>
          <w:sz w:val="16"/>
          <w:lang w:eastAsia="en-US"/>
        </w:rPr>
        <w:t>}</w:t>
      </w:r>
    </w:p>
    <w:p w:rsidR="002B1882" w:rsidRPr="00B41EB0" w:rsidRDefault="002B1882" w:rsidP="002B1882">
      <w:pPr>
        <w:widowControl w:val="0"/>
        <w:autoSpaceDE w:val="0"/>
        <w:autoSpaceDN w:val="0"/>
        <w:adjustRightInd w:val="0"/>
        <w:ind w:firstLine="0"/>
        <w:jc w:val="left"/>
        <w:rPr>
          <w:rFonts w:ascii="Monaco" w:hAnsi="Monaco" w:cs="Monaco"/>
          <w:color w:val="3F7F5F"/>
          <w:sz w:val="16"/>
          <w:lang w:eastAsia="en-US"/>
        </w:rPr>
      </w:pPr>
      <w:r w:rsidRPr="00B41EB0">
        <w:rPr>
          <w:rFonts w:ascii="Monaco" w:hAnsi="Monaco" w:cs="Monaco"/>
          <w:color w:val="3F7F5F"/>
          <w:sz w:val="16"/>
          <w:lang w:eastAsia="en-US"/>
        </w:rPr>
        <w:t xml:space="preserve">      //trata </w:t>
      </w:r>
      <w:r w:rsidR="005A344F">
        <w:rPr>
          <w:rFonts w:ascii="Monaco" w:hAnsi="Monaco" w:cs="Monaco"/>
          <w:color w:val="3F7F5F"/>
          <w:sz w:val="16"/>
          <w:lang w:eastAsia="en-US"/>
        </w:rPr>
        <w:t>requisiç</w:t>
      </w:r>
      <w:r w:rsidR="00860F02" w:rsidRPr="00B41EB0">
        <w:rPr>
          <w:rFonts w:ascii="Monaco" w:hAnsi="Monaco" w:cs="Monaco"/>
          <w:color w:val="3F7F5F"/>
          <w:sz w:val="16"/>
          <w:lang w:eastAsia="en-US"/>
        </w:rPr>
        <w:t>ões originais (subseq</w:t>
      </w:r>
      <w:r w:rsidR="005A344F">
        <w:rPr>
          <w:rFonts w:ascii="Monaco" w:hAnsi="Monaco" w:cs="Monaco"/>
          <w:color w:val="3F7F5F"/>
          <w:sz w:val="16"/>
          <w:lang w:eastAsia="en-US"/>
        </w:rPr>
        <w:t>uentes à</w:t>
      </w:r>
      <w:r w:rsidR="00860F02" w:rsidRPr="00B41EB0">
        <w:rPr>
          <w:rFonts w:ascii="Monaco" w:hAnsi="Monaco" w:cs="Monaco"/>
          <w:color w:val="3F7F5F"/>
          <w:sz w:val="16"/>
          <w:lang w:eastAsia="en-US"/>
        </w:rPr>
        <w:t xml:space="preserve">s requisições </w:t>
      </w:r>
      <w:proofErr w:type="spellStart"/>
      <w:r w:rsidR="00860F02" w:rsidRPr="00B41EB0">
        <w:rPr>
          <w:rFonts w:ascii="Monaco" w:hAnsi="Monaco" w:cs="Monaco"/>
          <w:color w:val="3F7F5F"/>
          <w:sz w:val="16"/>
          <w:lang w:eastAsia="en-US"/>
        </w:rPr>
        <w:t>preflighted</w:t>
      </w:r>
      <w:proofErr w:type="spellEnd"/>
      <w:r w:rsidR="00860F02" w:rsidRPr="00B41EB0">
        <w:rPr>
          <w:rFonts w:ascii="Monaco" w:hAnsi="Monaco" w:cs="Monaco"/>
          <w:color w:val="3F7F5F"/>
          <w:sz w:val="16"/>
          <w:lang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E5373D">
        <w:rPr>
          <w:rFonts w:ascii="Monaco" w:hAnsi="Monaco" w:cs="Monaco"/>
          <w:color w:val="000000"/>
          <w:sz w:val="16"/>
          <w:lang w:eastAsia="en-US"/>
        </w:rPr>
        <w:t xml:space="preserve">      </w:t>
      </w:r>
      <w:proofErr w:type="gramStart"/>
      <w:r w:rsidRPr="002B1882">
        <w:rPr>
          <w:rFonts w:ascii="Monaco" w:hAnsi="Monaco" w:cs="Monaco"/>
          <w:b/>
          <w:bCs/>
          <w:color w:val="7F0055"/>
          <w:sz w:val="16"/>
          <w:lang w:val="en-US" w:eastAsia="en-US"/>
        </w:rPr>
        <w:t>if</w:t>
      </w:r>
      <w:proofErr w:type="gramEnd"/>
      <w:r w:rsidRPr="002B1882">
        <w:rPr>
          <w:rFonts w:ascii="Monaco" w:hAnsi="Monaco" w:cs="Monaco"/>
          <w:color w:val="000000"/>
          <w:sz w:val="16"/>
          <w:lang w:val="en-US" w:eastAsia="en-US"/>
        </w:rPr>
        <w:t xml:space="preserve"> (</w:t>
      </w:r>
      <w:proofErr w:type="spellStart"/>
      <w:r w:rsidRPr="002B1882">
        <w:rPr>
          <w:rFonts w:ascii="Monaco" w:hAnsi="Monaco" w:cs="Monaco"/>
          <w:color w:val="0000C0"/>
          <w:sz w:val="16"/>
          <w:lang w:val="en-US" w:eastAsia="en-US"/>
        </w:rPr>
        <w:t>corsHelper</w:t>
      </w:r>
      <w:r w:rsidRPr="002B1882">
        <w:rPr>
          <w:rFonts w:ascii="Monaco" w:hAnsi="Monaco" w:cs="Monaco"/>
          <w:color w:val="000000"/>
          <w:sz w:val="16"/>
          <w:lang w:val="en-US" w:eastAsia="en-US"/>
        </w:rPr>
        <w:t>.is</w:t>
      </w:r>
      <w:r w:rsidR="00D4160B">
        <w:rPr>
          <w:rFonts w:ascii="Monaco" w:hAnsi="Monaco" w:cs="Monaco"/>
          <w:color w:val="000000"/>
          <w:sz w:val="16"/>
          <w:lang w:val="en-US" w:eastAsia="en-US"/>
        </w:rPr>
        <w:t>Original</w:t>
      </w:r>
      <w:r w:rsidRPr="002B1882">
        <w:rPr>
          <w:rFonts w:ascii="Monaco" w:hAnsi="Monaco" w:cs="Monaco"/>
          <w:color w:val="000000"/>
          <w:sz w:val="16"/>
          <w:lang w:val="en-US" w:eastAsia="en-US"/>
        </w:rPr>
        <w:t>Request</w:t>
      </w:r>
      <w:proofErr w:type="spellEnd"/>
      <w:r w:rsidRPr="002B1882">
        <w:rPr>
          <w:rFonts w:ascii="Monaco" w:hAnsi="Monaco" w:cs="Monaco"/>
          <w:color w:val="000000"/>
          <w:sz w:val="16"/>
          <w:lang w:val="en-US" w:eastAsia="en-US"/>
        </w:rPr>
        <w:t>(request))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r w:rsidRPr="002B1882">
        <w:rPr>
          <w:rFonts w:ascii="Monaco" w:hAnsi="Monaco" w:cs="Monaco"/>
          <w:color w:val="0000C0"/>
          <w:sz w:val="16"/>
          <w:lang w:val="en-US" w:eastAsia="en-US"/>
        </w:rPr>
        <w:t>corsHelper</w:t>
      </w:r>
      <w:r w:rsidRPr="002B1882">
        <w:rPr>
          <w:rFonts w:ascii="Monaco" w:hAnsi="Monaco" w:cs="Monaco"/>
          <w:color w:val="000000"/>
          <w:sz w:val="16"/>
          <w:lang w:val="en-US" w:eastAsia="en-US"/>
        </w:rPr>
        <w:t>.handle</w:t>
      </w:r>
      <w:r w:rsidR="00D4160B">
        <w:rPr>
          <w:rFonts w:ascii="Monaco" w:hAnsi="Monaco" w:cs="Monaco"/>
          <w:color w:val="000000"/>
          <w:sz w:val="16"/>
          <w:lang w:val="en-US" w:eastAsia="en-US"/>
        </w:rPr>
        <w:t>Original</w:t>
      </w:r>
      <w:r w:rsidRPr="002B1882">
        <w:rPr>
          <w:rFonts w:ascii="Monaco" w:hAnsi="Monaco" w:cs="Monaco"/>
          <w:color w:val="000000"/>
          <w:sz w:val="16"/>
          <w:lang w:val="en-US" w:eastAsia="en-US"/>
        </w:rPr>
        <w:t>Request(request, response);</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spellStart"/>
      <w:proofErr w:type="gramStart"/>
      <w:r w:rsidRPr="002B1882">
        <w:rPr>
          <w:rFonts w:ascii="Monaco" w:hAnsi="Monaco" w:cs="Monaco"/>
          <w:color w:val="000000"/>
          <w:sz w:val="16"/>
          <w:lang w:val="en-US" w:eastAsia="en-US"/>
        </w:rPr>
        <w:t>filterChain.doFilter</w:t>
      </w:r>
      <w:proofErr w:type="spellEnd"/>
      <w:proofErr w:type="gramEnd"/>
      <w:r w:rsidRPr="002B1882">
        <w:rPr>
          <w:rFonts w:ascii="Monaco" w:hAnsi="Monaco" w:cs="Monaco"/>
          <w:color w:val="000000"/>
          <w:sz w:val="16"/>
          <w:lang w:val="en-US" w:eastAsia="en-US"/>
        </w:rPr>
        <w:t>(request, response);</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gramStart"/>
      <w:r w:rsidRPr="002B1882">
        <w:rPr>
          <w:rFonts w:ascii="Monaco" w:hAnsi="Monaco" w:cs="Monaco"/>
          <w:b/>
          <w:bCs/>
          <w:color w:val="7F0055"/>
          <w:sz w:val="16"/>
          <w:lang w:val="en-US" w:eastAsia="en-US"/>
        </w:rPr>
        <w:t>return</w:t>
      </w:r>
      <w:proofErr w:type="gramEnd"/>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
    <w:p w:rsidR="002B1882" w:rsidRPr="00B41EB0" w:rsidRDefault="002B1882" w:rsidP="002B1882">
      <w:pPr>
        <w:widowControl w:val="0"/>
        <w:autoSpaceDE w:val="0"/>
        <w:autoSpaceDN w:val="0"/>
        <w:adjustRightInd w:val="0"/>
        <w:ind w:firstLine="0"/>
        <w:jc w:val="left"/>
        <w:rPr>
          <w:rFonts w:ascii="Monaco" w:hAnsi="Monaco" w:cs="Monaco"/>
          <w:sz w:val="16"/>
          <w:lang w:eastAsia="en-US"/>
        </w:rPr>
      </w:pPr>
      <w:r w:rsidRPr="002B1882">
        <w:rPr>
          <w:rFonts w:ascii="Monaco" w:hAnsi="Monaco" w:cs="Monaco"/>
          <w:color w:val="000000"/>
          <w:sz w:val="16"/>
          <w:lang w:val="en-US" w:eastAsia="en-US"/>
        </w:rPr>
        <w:t xml:space="preserve">      </w:t>
      </w:r>
      <w:r w:rsidRPr="00B41EB0">
        <w:rPr>
          <w:rFonts w:ascii="Monaco" w:hAnsi="Monaco" w:cs="Monaco"/>
          <w:color w:val="3F7F5F"/>
          <w:sz w:val="16"/>
          <w:lang w:eastAsia="en-US"/>
        </w:rPr>
        <w:t xml:space="preserve">// </w:t>
      </w:r>
      <w:r w:rsidR="00860F02" w:rsidRPr="00B41EB0">
        <w:rPr>
          <w:rFonts w:ascii="Monaco" w:hAnsi="Monaco" w:cs="Monaco"/>
          <w:color w:val="3F7F5F"/>
          <w:sz w:val="16"/>
          <w:lang w:eastAsia="en-US"/>
        </w:rPr>
        <w:t>trata requisições do mesmo domínio</w:t>
      </w:r>
    </w:p>
    <w:p w:rsidR="002B1882" w:rsidRPr="00B41EB0" w:rsidRDefault="002B1882" w:rsidP="002B1882">
      <w:pPr>
        <w:widowControl w:val="0"/>
        <w:autoSpaceDE w:val="0"/>
        <w:autoSpaceDN w:val="0"/>
        <w:adjustRightInd w:val="0"/>
        <w:ind w:firstLine="0"/>
        <w:jc w:val="left"/>
        <w:rPr>
          <w:rFonts w:ascii="Monaco" w:hAnsi="Monaco" w:cs="Monaco"/>
          <w:sz w:val="16"/>
          <w:lang w:eastAsia="en-US"/>
        </w:rPr>
      </w:pPr>
      <w:r w:rsidRPr="00B41EB0">
        <w:rPr>
          <w:rFonts w:ascii="Monaco" w:hAnsi="Monaco" w:cs="Monaco"/>
          <w:color w:val="000000"/>
          <w:sz w:val="16"/>
          <w:lang w:eastAsia="en-US"/>
        </w:rPr>
        <w:t xml:space="preserve">      </w:t>
      </w:r>
      <w:proofErr w:type="spellStart"/>
      <w:r w:rsidRPr="00B41EB0">
        <w:rPr>
          <w:rFonts w:ascii="Monaco" w:hAnsi="Monaco" w:cs="Monaco"/>
          <w:color w:val="000000"/>
          <w:sz w:val="16"/>
          <w:lang w:eastAsia="en-US"/>
        </w:rPr>
        <w:t>filterChain</w:t>
      </w:r>
      <w:proofErr w:type="spellEnd"/>
      <w:r w:rsidRPr="00B41EB0">
        <w:rPr>
          <w:rFonts w:ascii="Monaco" w:hAnsi="Monaco" w:cs="Monaco"/>
          <w:color w:val="000000"/>
          <w:sz w:val="16"/>
          <w:lang w:eastAsia="en-US"/>
        </w:rPr>
        <w:t>.</w:t>
      </w:r>
      <w:proofErr w:type="spellStart"/>
      <w:r w:rsidRPr="00B41EB0">
        <w:rPr>
          <w:rFonts w:ascii="Monaco" w:hAnsi="Monaco" w:cs="Monaco"/>
          <w:color w:val="000000"/>
          <w:sz w:val="16"/>
          <w:lang w:eastAsia="en-US"/>
        </w:rPr>
        <w:t>doFilter</w:t>
      </w:r>
      <w:proofErr w:type="spellEnd"/>
      <w:r w:rsidRPr="00B41EB0">
        <w:rPr>
          <w:rFonts w:ascii="Monaco" w:hAnsi="Monaco" w:cs="Monaco"/>
          <w:color w:val="000000"/>
          <w:sz w:val="16"/>
          <w:lang w:eastAsia="en-US"/>
        </w:rPr>
        <w:t>(</w:t>
      </w:r>
      <w:proofErr w:type="spellStart"/>
      <w:r w:rsidRPr="00B41EB0">
        <w:rPr>
          <w:rFonts w:ascii="Monaco" w:hAnsi="Monaco" w:cs="Monaco"/>
          <w:color w:val="000000"/>
          <w:sz w:val="16"/>
          <w:lang w:eastAsia="en-US"/>
        </w:rPr>
        <w:t>request</w:t>
      </w:r>
      <w:proofErr w:type="spellEnd"/>
      <w:r w:rsidRPr="00B41EB0">
        <w:rPr>
          <w:rFonts w:ascii="Monaco" w:hAnsi="Monaco" w:cs="Monaco"/>
          <w:color w:val="000000"/>
          <w:sz w:val="16"/>
          <w:lang w:eastAsia="en-US"/>
        </w:rPr>
        <w:t>, response);</w:t>
      </w:r>
    </w:p>
    <w:p w:rsidR="002B1882" w:rsidRPr="00B41EB0" w:rsidRDefault="002B1882" w:rsidP="002B1882">
      <w:pPr>
        <w:widowControl w:val="0"/>
        <w:autoSpaceDE w:val="0"/>
        <w:autoSpaceDN w:val="0"/>
        <w:adjustRightInd w:val="0"/>
        <w:ind w:firstLine="0"/>
        <w:jc w:val="left"/>
        <w:rPr>
          <w:rFonts w:ascii="Monaco" w:hAnsi="Monaco" w:cs="Monaco"/>
          <w:sz w:val="16"/>
          <w:lang w:eastAsia="en-US"/>
        </w:rPr>
      </w:pPr>
      <w:r w:rsidRPr="00B41EB0">
        <w:rPr>
          <w:rFonts w:ascii="Monaco" w:hAnsi="Monaco" w:cs="Monaco"/>
          <w:color w:val="000000"/>
          <w:sz w:val="16"/>
          <w:lang w:eastAsia="en-US"/>
        </w:rPr>
        <w:t xml:space="preserve">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B41EB0">
        <w:rPr>
          <w:rFonts w:ascii="Monaco" w:hAnsi="Monaco" w:cs="Monaco"/>
          <w:color w:val="000000"/>
          <w:sz w:val="16"/>
          <w:lang w:eastAsia="en-US"/>
        </w:rPr>
        <w:t xml:space="preserve">    </w:t>
      </w:r>
      <w:r w:rsidRPr="002B1882">
        <w:rPr>
          <w:rFonts w:ascii="Monaco" w:hAnsi="Monaco" w:cs="Monaco"/>
          <w:color w:val="000000"/>
          <w:sz w:val="16"/>
          <w:lang w:val="en-US" w:eastAsia="en-US"/>
        </w:rPr>
        <w:t xml:space="preserve">} </w:t>
      </w:r>
      <w:r w:rsidRPr="002B1882">
        <w:rPr>
          <w:rFonts w:ascii="Monaco" w:hAnsi="Monaco" w:cs="Monaco"/>
          <w:b/>
          <w:bCs/>
          <w:color w:val="7F0055"/>
          <w:sz w:val="16"/>
          <w:lang w:val="en-US" w:eastAsia="en-US"/>
        </w:rPr>
        <w:t>catch</w:t>
      </w:r>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CORSInvalidRequestException</w:t>
      </w:r>
      <w:proofErr w:type="spellEnd"/>
      <w:r w:rsidRPr="002B1882">
        <w:rPr>
          <w:rFonts w:ascii="Monaco" w:hAnsi="Monaco" w:cs="Monaco"/>
          <w:color w:val="000000"/>
          <w:sz w:val="16"/>
          <w:lang w:val="en-US" w:eastAsia="en-US"/>
        </w:rPr>
        <w:t xml:space="preserve"> e)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spellStart"/>
      <w:proofErr w:type="gramStart"/>
      <w:r w:rsidRPr="002B1882">
        <w:rPr>
          <w:rFonts w:ascii="Monaco" w:hAnsi="Monaco" w:cs="Monaco"/>
          <w:color w:val="000000"/>
          <w:sz w:val="16"/>
          <w:lang w:val="en-US" w:eastAsia="en-US"/>
        </w:rPr>
        <w:t>printMessage</w:t>
      </w:r>
      <w:proofErr w:type="spellEnd"/>
      <w:proofErr w:type="gramEnd"/>
      <w:r w:rsidRPr="002B1882">
        <w:rPr>
          <w:rFonts w:ascii="Monaco" w:hAnsi="Monaco" w:cs="Monaco"/>
          <w:color w:val="000000"/>
          <w:sz w:val="16"/>
          <w:lang w:val="en-US" w:eastAsia="en-US"/>
        </w:rPr>
        <w:t xml:space="preserve">(response, </w:t>
      </w:r>
      <w:proofErr w:type="spellStart"/>
      <w:r w:rsidRPr="002B1882">
        <w:rPr>
          <w:rFonts w:ascii="Monaco" w:hAnsi="Monaco" w:cs="Monaco"/>
          <w:color w:val="000000"/>
          <w:sz w:val="16"/>
          <w:lang w:val="en-US" w:eastAsia="en-US"/>
        </w:rPr>
        <w:t>HttpServletResponse.</w:t>
      </w:r>
      <w:r w:rsidRPr="002B1882">
        <w:rPr>
          <w:rFonts w:ascii="Monaco" w:hAnsi="Monaco" w:cs="Monaco"/>
          <w:i/>
          <w:iCs/>
          <w:color w:val="0000C0"/>
          <w:sz w:val="16"/>
          <w:lang w:val="en-US" w:eastAsia="en-US"/>
        </w:rPr>
        <w:t>SC_BAD_REQUEST</w:t>
      </w:r>
      <w:proofErr w:type="spell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e.getMessage</w:t>
      </w:r>
      <w:proofErr w:type="spellEnd"/>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 </w:t>
      </w:r>
      <w:r w:rsidRPr="002B1882">
        <w:rPr>
          <w:rFonts w:ascii="Monaco" w:hAnsi="Monaco" w:cs="Monaco"/>
          <w:b/>
          <w:bCs/>
          <w:color w:val="7F0055"/>
          <w:sz w:val="16"/>
          <w:lang w:val="en-US" w:eastAsia="en-US"/>
        </w:rPr>
        <w:t>catch</w:t>
      </w:r>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CORSOriginDeniedException</w:t>
      </w:r>
      <w:proofErr w:type="spellEnd"/>
      <w:r w:rsidRPr="002B1882">
        <w:rPr>
          <w:rFonts w:ascii="Monaco" w:hAnsi="Monaco" w:cs="Monaco"/>
          <w:color w:val="000000"/>
          <w:sz w:val="16"/>
          <w:lang w:val="en-US" w:eastAsia="en-US"/>
        </w:rPr>
        <w:t xml:space="preserve"> e)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spellStart"/>
      <w:proofErr w:type="gramStart"/>
      <w:r w:rsidRPr="002B1882">
        <w:rPr>
          <w:rFonts w:ascii="Monaco" w:hAnsi="Monaco" w:cs="Monaco"/>
          <w:color w:val="000000"/>
          <w:sz w:val="16"/>
          <w:lang w:val="en-US" w:eastAsia="en-US"/>
        </w:rPr>
        <w:t>printMessage</w:t>
      </w:r>
      <w:proofErr w:type="spellEnd"/>
      <w:proofErr w:type="gramEnd"/>
      <w:r w:rsidRPr="002B1882">
        <w:rPr>
          <w:rFonts w:ascii="Monaco" w:hAnsi="Monaco" w:cs="Monaco"/>
          <w:color w:val="000000"/>
          <w:sz w:val="16"/>
          <w:lang w:val="en-US" w:eastAsia="en-US"/>
        </w:rPr>
        <w:t xml:space="preserve">(response, </w:t>
      </w:r>
      <w:proofErr w:type="spellStart"/>
      <w:r w:rsidRPr="002B1882">
        <w:rPr>
          <w:rFonts w:ascii="Monaco" w:hAnsi="Monaco" w:cs="Monaco"/>
          <w:color w:val="000000"/>
          <w:sz w:val="16"/>
          <w:lang w:val="en-US" w:eastAsia="en-US"/>
        </w:rPr>
        <w:t>HttpServletResponse.</w:t>
      </w:r>
      <w:r w:rsidRPr="002B1882">
        <w:rPr>
          <w:rFonts w:ascii="Monaco" w:hAnsi="Monaco" w:cs="Monaco"/>
          <w:i/>
          <w:iCs/>
          <w:color w:val="0000C0"/>
          <w:sz w:val="16"/>
          <w:lang w:val="en-US" w:eastAsia="en-US"/>
        </w:rPr>
        <w:t>SC_FORBIDDEN</w:t>
      </w:r>
      <w:proofErr w:type="spell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e.getMessage</w:t>
      </w:r>
      <w:proofErr w:type="spellEnd"/>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 </w:t>
      </w:r>
      <w:r w:rsidRPr="002B1882">
        <w:rPr>
          <w:rFonts w:ascii="Monaco" w:hAnsi="Monaco" w:cs="Monaco"/>
          <w:b/>
          <w:bCs/>
          <w:color w:val="7F0055"/>
          <w:sz w:val="16"/>
          <w:lang w:val="en-US" w:eastAsia="en-US"/>
        </w:rPr>
        <w:t>catch</w:t>
      </w:r>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CORSUnsupportedHttpMethodException</w:t>
      </w:r>
      <w:proofErr w:type="spellEnd"/>
      <w:r w:rsidRPr="002B1882">
        <w:rPr>
          <w:rFonts w:ascii="Monaco" w:hAnsi="Monaco" w:cs="Monaco"/>
          <w:color w:val="000000"/>
          <w:sz w:val="16"/>
          <w:lang w:val="en-US" w:eastAsia="en-US"/>
        </w:rPr>
        <w:t xml:space="preserve"> e)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spellStart"/>
      <w:proofErr w:type="gramStart"/>
      <w:r w:rsidRPr="002B1882">
        <w:rPr>
          <w:rFonts w:ascii="Monaco" w:hAnsi="Monaco" w:cs="Monaco"/>
          <w:color w:val="000000"/>
          <w:sz w:val="16"/>
          <w:lang w:val="en-US" w:eastAsia="en-US"/>
        </w:rPr>
        <w:t>printMessage</w:t>
      </w:r>
      <w:proofErr w:type="spellEnd"/>
      <w:proofErr w:type="gramEnd"/>
      <w:r w:rsidRPr="002B1882">
        <w:rPr>
          <w:rFonts w:ascii="Monaco" w:hAnsi="Monaco" w:cs="Monaco"/>
          <w:color w:val="000000"/>
          <w:sz w:val="16"/>
          <w:lang w:val="en-US" w:eastAsia="en-US"/>
        </w:rPr>
        <w:t xml:space="preserve">(response, </w:t>
      </w:r>
      <w:proofErr w:type="spellStart"/>
      <w:r w:rsidRPr="002B1882">
        <w:rPr>
          <w:rFonts w:ascii="Monaco" w:hAnsi="Monaco" w:cs="Monaco"/>
          <w:color w:val="000000"/>
          <w:sz w:val="16"/>
          <w:lang w:val="en-US" w:eastAsia="en-US"/>
        </w:rPr>
        <w:t>HttpServletResponse.</w:t>
      </w:r>
      <w:r w:rsidRPr="002B1882">
        <w:rPr>
          <w:rFonts w:ascii="Monaco" w:hAnsi="Monaco" w:cs="Monaco"/>
          <w:i/>
          <w:iCs/>
          <w:color w:val="0000C0"/>
          <w:sz w:val="16"/>
          <w:lang w:val="en-US" w:eastAsia="en-US"/>
        </w:rPr>
        <w:t>SC_METHOD_NOT_ALLOWED</w:t>
      </w:r>
      <w:proofErr w:type="spell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e.getMessage</w:t>
      </w:r>
      <w:proofErr w:type="spellEnd"/>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r w:rsidRPr="002B1882">
        <w:rPr>
          <w:rFonts w:ascii="Monaco" w:hAnsi="Monaco" w:cs="Monaco"/>
          <w:color w:val="646464"/>
          <w:sz w:val="16"/>
          <w:lang w:val="en-US" w:eastAsia="en-US"/>
        </w:rPr>
        <w:t>@Override</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gramStart"/>
      <w:r w:rsidRPr="002B1882">
        <w:rPr>
          <w:rFonts w:ascii="Monaco" w:hAnsi="Monaco" w:cs="Monaco"/>
          <w:b/>
          <w:bCs/>
          <w:color w:val="7F0055"/>
          <w:sz w:val="16"/>
          <w:lang w:val="en-US" w:eastAsia="en-US"/>
        </w:rPr>
        <w:t>public</w:t>
      </w:r>
      <w:proofErr w:type="gramEnd"/>
      <w:r w:rsidRPr="002B1882">
        <w:rPr>
          <w:rFonts w:ascii="Monaco" w:hAnsi="Monaco" w:cs="Monaco"/>
          <w:color w:val="000000"/>
          <w:sz w:val="16"/>
          <w:lang w:val="en-US" w:eastAsia="en-US"/>
        </w:rPr>
        <w:t xml:space="preserve"> </w:t>
      </w:r>
      <w:r w:rsidRPr="002B1882">
        <w:rPr>
          <w:rFonts w:ascii="Monaco" w:hAnsi="Monaco" w:cs="Monaco"/>
          <w:b/>
          <w:bCs/>
          <w:color w:val="7F0055"/>
          <w:sz w:val="16"/>
          <w:lang w:val="en-US" w:eastAsia="en-US"/>
        </w:rPr>
        <w:t>void</w:t>
      </w:r>
      <w:r w:rsidRPr="002B1882">
        <w:rPr>
          <w:rFonts w:ascii="Monaco" w:hAnsi="Monaco" w:cs="Monaco"/>
          <w:color w:val="000000"/>
          <w:sz w:val="16"/>
          <w:lang w:val="en-US" w:eastAsia="en-US"/>
        </w:rPr>
        <w:t xml:space="preserve"> init(</w:t>
      </w:r>
      <w:proofErr w:type="spellStart"/>
      <w:r w:rsidRPr="002B1882">
        <w:rPr>
          <w:rFonts w:ascii="Monaco" w:hAnsi="Monaco" w:cs="Monaco"/>
          <w:color w:val="000000"/>
          <w:sz w:val="16"/>
          <w:lang w:val="en-US" w:eastAsia="en-US"/>
        </w:rPr>
        <w:t>FilterConfig</w:t>
      </w:r>
      <w:proofErr w:type="spell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filterConfig</w:t>
      </w:r>
      <w:proofErr w:type="spellEnd"/>
      <w:r w:rsidRPr="002B1882">
        <w:rPr>
          <w:rFonts w:ascii="Monaco" w:hAnsi="Monaco" w:cs="Monaco"/>
          <w:color w:val="000000"/>
          <w:sz w:val="16"/>
          <w:lang w:val="en-US" w:eastAsia="en-US"/>
        </w:rPr>
        <w:t xml:space="preserve">) </w:t>
      </w:r>
      <w:r w:rsidRPr="002B1882">
        <w:rPr>
          <w:rFonts w:ascii="Monaco" w:hAnsi="Monaco" w:cs="Monaco"/>
          <w:b/>
          <w:bCs/>
          <w:color w:val="7F0055"/>
          <w:sz w:val="16"/>
          <w:lang w:val="en-US" w:eastAsia="en-US"/>
        </w:rPr>
        <w:t>throws</w:t>
      </w:r>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ServletException</w:t>
      </w:r>
      <w:proofErr w:type="spellEnd"/>
      <w:r w:rsidRPr="002B1882">
        <w:rPr>
          <w:rFonts w:ascii="Monaco" w:hAnsi="Monaco" w:cs="Monaco"/>
          <w:color w:val="000000"/>
          <w:sz w:val="16"/>
          <w:lang w:val="en-US" w:eastAsia="en-US"/>
        </w:rPr>
        <w:t xml:space="preserve">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r w:rsidRPr="002B1882">
        <w:rPr>
          <w:rFonts w:ascii="Monaco" w:hAnsi="Monaco" w:cs="Monaco"/>
          <w:color w:val="646464"/>
          <w:sz w:val="16"/>
          <w:lang w:val="en-US" w:eastAsia="en-US"/>
        </w:rPr>
        <w:t>@Override</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gramStart"/>
      <w:r w:rsidRPr="002B1882">
        <w:rPr>
          <w:rFonts w:ascii="Monaco" w:hAnsi="Monaco" w:cs="Monaco"/>
          <w:b/>
          <w:bCs/>
          <w:color w:val="7F0055"/>
          <w:sz w:val="16"/>
          <w:lang w:val="en-US" w:eastAsia="en-US"/>
        </w:rPr>
        <w:t>public</w:t>
      </w:r>
      <w:proofErr w:type="gramEnd"/>
      <w:r w:rsidRPr="002B1882">
        <w:rPr>
          <w:rFonts w:ascii="Monaco" w:hAnsi="Monaco" w:cs="Monaco"/>
          <w:color w:val="000000"/>
          <w:sz w:val="16"/>
          <w:lang w:val="en-US" w:eastAsia="en-US"/>
        </w:rPr>
        <w:t xml:space="preserve"> </w:t>
      </w:r>
      <w:r w:rsidRPr="002B1882">
        <w:rPr>
          <w:rFonts w:ascii="Monaco" w:hAnsi="Monaco" w:cs="Monaco"/>
          <w:b/>
          <w:bCs/>
          <w:color w:val="7F0055"/>
          <w:sz w:val="16"/>
          <w:lang w:val="en-US" w:eastAsia="en-US"/>
        </w:rPr>
        <w:t>void</w:t>
      </w:r>
      <w:r w:rsidRPr="002B1882">
        <w:rPr>
          <w:rFonts w:ascii="Monaco" w:hAnsi="Monaco" w:cs="Monaco"/>
          <w:color w:val="000000"/>
          <w:sz w:val="16"/>
          <w:lang w:val="en-US" w:eastAsia="en-US"/>
        </w:rPr>
        <w:t xml:space="preserve"> destroy()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gramStart"/>
      <w:r w:rsidRPr="002B1882">
        <w:rPr>
          <w:rFonts w:ascii="Monaco" w:hAnsi="Monaco" w:cs="Monaco"/>
          <w:b/>
          <w:bCs/>
          <w:color w:val="7F0055"/>
          <w:sz w:val="16"/>
          <w:lang w:val="en-US" w:eastAsia="en-US"/>
        </w:rPr>
        <w:t>private</w:t>
      </w:r>
      <w:proofErr w:type="gramEnd"/>
      <w:r w:rsidRPr="002B1882">
        <w:rPr>
          <w:rFonts w:ascii="Monaco" w:hAnsi="Monaco" w:cs="Monaco"/>
          <w:color w:val="000000"/>
          <w:sz w:val="16"/>
          <w:lang w:val="en-US" w:eastAsia="en-US"/>
        </w:rPr>
        <w:t xml:space="preserve"> </w:t>
      </w:r>
      <w:r w:rsidRPr="002B1882">
        <w:rPr>
          <w:rFonts w:ascii="Monaco" w:hAnsi="Monaco" w:cs="Monaco"/>
          <w:b/>
          <w:bCs/>
          <w:color w:val="7F0055"/>
          <w:sz w:val="16"/>
          <w:lang w:val="en-US" w:eastAsia="en-US"/>
        </w:rPr>
        <w:t>void</w:t>
      </w:r>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printMessage</w:t>
      </w:r>
      <w:proofErr w:type="spellEnd"/>
      <w:r w:rsidRPr="002B1882">
        <w:rPr>
          <w:rFonts w:ascii="Monaco" w:hAnsi="Monaco" w:cs="Monaco"/>
          <w:color w:val="000000"/>
          <w:sz w:val="16"/>
          <w:lang w:val="en-US" w:eastAsia="en-US"/>
        </w:rPr>
        <w:t>(</w:t>
      </w:r>
      <w:r w:rsidRPr="002B1882">
        <w:rPr>
          <w:rFonts w:ascii="Monaco" w:hAnsi="Monaco" w:cs="Monaco"/>
          <w:b/>
          <w:bCs/>
          <w:color w:val="7F0055"/>
          <w:sz w:val="16"/>
          <w:lang w:val="en-US" w:eastAsia="en-US"/>
        </w:rPr>
        <w:t>final</w:t>
      </w:r>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HttpServletResponse</w:t>
      </w:r>
      <w:proofErr w:type="spellEnd"/>
      <w:r w:rsidRPr="002B1882">
        <w:rPr>
          <w:rFonts w:ascii="Monaco" w:hAnsi="Monaco" w:cs="Monaco"/>
          <w:color w:val="000000"/>
          <w:sz w:val="16"/>
          <w:lang w:val="en-US" w:eastAsia="en-US"/>
        </w:rPr>
        <w:t xml:space="preserve"> response, </w:t>
      </w:r>
      <w:r w:rsidRPr="002B1882">
        <w:rPr>
          <w:rFonts w:ascii="Monaco" w:hAnsi="Monaco" w:cs="Monaco"/>
          <w:b/>
          <w:bCs/>
          <w:color w:val="7F0055"/>
          <w:sz w:val="16"/>
          <w:lang w:val="en-US" w:eastAsia="en-US"/>
        </w:rPr>
        <w:t>final</w:t>
      </w:r>
      <w:r w:rsidRPr="002B1882">
        <w:rPr>
          <w:rFonts w:ascii="Monaco" w:hAnsi="Monaco" w:cs="Monaco"/>
          <w:color w:val="000000"/>
          <w:sz w:val="16"/>
          <w:lang w:val="en-US" w:eastAsia="en-US"/>
        </w:rPr>
        <w:t xml:space="preserve"> </w:t>
      </w:r>
      <w:proofErr w:type="spellStart"/>
      <w:r w:rsidRPr="002B1882">
        <w:rPr>
          <w:rFonts w:ascii="Monaco" w:hAnsi="Monaco" w:cs="Monaco"/>
          <w:b/>
          <w:bCs/>
          <w:color w:val="7F0055"/>
          <w:sz w:val="16"/>
          <w:lang w:val="en-US" w:eastAsia="en-US"/>
        </w:rPr>
        <w:t>int</w:t>
      </w:r>
      <w:proofErr w:type="spellEnd"/>
      <w:r w:rsidRPr="002B1882">
        <w:rPr>
          <w:rFonts w:ascii="Monaco" w:hAnsi="Monaco" w:cs="Monaco"/>
          <w:color w:val="000000"/>
          <w:sz w:val="16"/>
          <w:lang w:val="en-US" w:eastAsia="en-US"/>
        </w:rPr>
        <w:t xml:space="preserve"> sc, </w:t>
      </w:r>
      <w:r w:rsidRPr="002B1882">
        <w:rPr>
          <w:rFonts w:ascii="Monaco" w:hAnsi="Monaco" w:cs="Monaco"/>
          <w:b/>
          <w:bCs/>
          <w:color w:val="7F0055"/>
          <w:sz w:val="16"/>
          <w:lang w:val="en-US" w:eastAsia="en-US"/>
        </w:rPr>
        <w:t>final</w:t>
      </w:r>
      <w:r w:rsidRPr="002B1882">
        <w:rPr>
          <w:rFonts w:ascii="Monaco" w:hAnsi="Monaco" w:cs="Monaco"/>
          <w:color w:val="000000"/>
          <w:sz w:val="16"/>
          <w:lang w:val="en-US" w:eastAsia="en-US"/>
        </w:rPr>
        <w:t xml:space="preserve"> String </w:t>
      </w:r>
      <w:proofErr w:type="spellStart"/>
      <w:r w:rsidRPr="002B1882">
        <w:rPr>
          <w:rFonts w:ascii="Monaco" w:hAnsi="Monaco" w:cs="Monaco"/>
          <w:color w:val="000000"/>
          <w:sz w:val="16"/>
          <w:lang w:val="en-US" w:eastAsia="en-US"/>
        </w:rPr>
        <w:t>msg</w:t>
      </w:r>
      <w:proofErr w:type="spellEnd"/>
      <w:r w:rsidRPr="002B1882">
        <w:rPr>
          <w:rFonts w:ascii="Monaco" w:hAnsi="Monaco" w:cs="Monaco"/>
          <w:color w:val="000000"/>
          <w:sz w:val="16"/>
          <w:lang w:val="en-US" w:eastAsia="en-US"/>
        </w:rPr>
        <w:t xml:space="preserve">)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gramStart"/>
      <w:r w:rsidRPr="002B1882">
        <w:rPr>
          <w:rFonts w:ascii="Monaco" w:hAnsi="Monaco" w:cs="Monaco"/>
          <w:b/>
          <w:bCs/>
          <w:color w:val="7F0055"/>
          <w:sz w:val="16"/>
          <w:lang w:val="en-US" w:eastAsia="en-US"/>
        </w:rPr>
        <w:t>throws</w:t>
      </w:r>
      <w:proofErr w:type="gram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IOException</w:t>
      </w:r>
      <w:proofErr w:type="spell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ServletException</w:t>
      </w:r>
      <w:proofErr w:type="spellEnd"/>
      <w:r w:rsidRPr="002B1882">
        <w:rPr>
          <w:rFonts w:ascii="Monaco" w:hAnsi="Monaco" w:cs="Monaco"/>
          <w:color w:val="000000"/>
          <w:sz w:val="16"/>
          <w:lang w:val="en-US" w:eastAsia="en-US"/>
        </w:rPr>
        <w:t xml:space="preserve">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spellStart"/>
      <w:proofErr w:type="gramStart"/>
      <w:r w:rsidRPr="002B1882">
        <w:rPr>
          <w:rFonts w:ascii="Monaco" w:hAnsi="Monaco" w:cs="Monaco"/>
          <w:color w:val="000000"/>
          <w:sz w:val="16"/>
          <w:lang w:val="en-US" w:eastAsia="en-US"/>
        </w:rPr>
        <w:t>response.setStatus</w:t>
      </w:r>
      <w:proofErr w:type="spellEnd"/>
      <w:proofErr w:type="gramEnd"/>
      <w:r w:rsidRPr="002B1882">
        <w:rPr>
          <w:rFonts w:ascii="Monaco" w:hAnsi="Monaco" w:cs="Monaco"/>
          <w:color w:val="000000"/>
          <w:sz w:val="16"/>
          <w:lang w:val="en-US" w:eastAsia="en-US"/>
        </w:rPr>
        <w:t>(sc);</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spellStart"/>
      <w:proofErr w:type="gramStart"/>
      <w:r w:rsidRPr="002B1882">
        <w:rPr>
          <w:rFonts w:ascii="Monaco" w:hAnsi="Monaco" w:cs="Monaco"/>
          <w:color w:val="000000"/>
          <w:sz w:val="16"/>
          <w:lang w:val="en-US" w:eastAsia="en-US"/>
        </w:rPr>
        <w:t>response.resetBuffer</w:t>
      </w:r>
      <w:proofErr w:type="spellEnd"/>
      <w:proofErr w:type="gramEnd"/>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spellStart"/>
      <w:proofErr w:type="gramStart"/>
      <w:r w:rsidRPr="002B1882">
        <w:rPr>
          <w:rFonts w:ascii="Monaco" w:hAnsi="Monaco" w:cs="Monaco"/>
          <w:color w:val="000000"/>
          <w:sz w:val="16"/>
          <w:lang w:val="en-US" w:eastAsia="en-US"/>
        </w:rPr>
        <w:t>response.setContentType</w:t>
      </w:r>
      <w:proofErr w:type="spellEnd"/>
      <w:proofErr w:type="gramEnd"/>
      <w:r w:rsidRPr="002B1882">
        <w:rPr>
          <w:rFonts w:ascii="Monaco" w:hAnsi="Monaco" w:cs="Monaco"/>
          <w:color w:val="000000"/>
          <w:sz w:val="16"/>
          <w:lang w:val="en-US" w:eastAsia="en-US"/>
        </w:rPr>
        <w:t>(</w:t>
      </w:r>
      <w:r w:rsidRPr="002B1882">
        <w:rPr>
          <w:rFonts w:ascii="Monaco" w:hAnsi="Monaco" w:cs="Monaco"/>
          <w:color w:val="2A00FF"/>
          <w:sz w:val="16"/>
          <w:lang w:val="en-US" w:eastAsia="en-US"/>
        </w:rPr>
        <w:t>"text/plain"</w:t>
      </w:r>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PrintWriter</w:t>
      </w:r>
      <w:proofErr w:type="spellEnd"/>
      <w:r w:rsidRPr="002B1882">
        <w:rPr>
          <w:rFonts w:ascii="Monaco" w:hAnsi="Monaco" w:cs="Monaco"/>
          <w:color w:val="000000"/>
          <w:sz w:val="16"/>
          <w:lang w:val="en-US" w:eastAsia="en-US"/>
        </w:rPr>
        <w:t xml:space="preserve"> out = </w:t>
      </w:r>
      <w:proofErr w:type="spellStart"/>
      <w:proofErr w:type="gramStart"/>
      <w:r w:rsidRPr="002B1882">
        <w:rPr>
          <w:rFonts w:ascii="Monaco" w:hAnsi="Monaco" w:cs="Monaco"/>
          <w:color w:val="000000"/>
          <w:sz w:val="16"/>
          <w:lang w:val="en-US" w:eastAsia="en-US"/>
        </w:rPr>
        <w:t>response.getWriter</w:t>
      </w:r>
      <w:proofErr w:type="spellEnd"/>
      <w:r w:rsidRPr="002B1882">
        <w:rPr>
          <w:rFonts w:ascii="Monaco" w:hAnsi="Monaco" w:cs="Monaco"/>
          <w:color w:val="000000"/>
          <w:sz w:val="16"/>
          <w:lang w:val="en-US" w:eastAsia="en-US"/>
        </w:rPr>
        <w:t>(</w:t>
      </w:r>
      <w:proofErr w:type="gramEnd"/>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spellStart"/>
      <w:proofErr w:type="gramStart"/>
      <w:r w:rsidRPr="002B1882">
        <w:rPr>
          <w:rFonts w:ascii="Monaco" w:hAnsi="Monaco" w:cs="Monaco"/>
          <w:color w:val="000000"/>
          <w:sz w:val="16"/>
          <w:lang w:val="en-US" w:eastAsia="en-US"/>
        </w:rPr>
        <w:t>out.println</w:t>
      </w:r>
      <w:proofErr w:type="spellEnd"/>
      <w:proofErr w:type="gramEnd"/>
      <w:r w:rsidRPr="002B1882">
        <w:rPr>
          <w:rFonts w:ascii="Monaco" w:hAnsi="Monaco" w:cs="Monaco"/>
          <w:color w:val="000000"/>
          <w:sz w:val="16"/>
          <w:lang w:val="en-US" w:eastAsia="en-US"/>
        </w:rPr>
        <w:t>(</w:t>
      </w:r>
      <w:r w:rsidRPr="002B1882">
        <w:rPr>
          <w:rFonts w:ascii="Monaco" w:hAnsi="Monaco" w:cs="Monaco"/>
          <w:color w:val="2A00FF"/>
          <w:sz w:val="16"/>
          <w:lang w:val="en-US" w:eastAsia="en-US"/>
        </w:rPr>
        <w:t>"</w:t>
      </w:r>
      <w:proofErr w:type="spellStart"/>
      <w:r w:rsidRPr="002B1882">
        <w:rPr>
          <w:rFonts w:ascii="Monaco" w:hAnsi="Monaco" w:cs="Monaco"/>
          <w:color w:val="2A00FF"/>
          <w:sz w:val="16"/>
          <w:lang w:val="en-US" w:eastAsia="en-US"/>
        </w:rPr>
        <w:t>Filtro</w:t>
      </w:r>
      <w:proofErr w:type="spellEnd"/>
      <w:r w:rsidRPr="002B1882">
        <w:rPr>
          <w:rFonts w:ascii="Monaco" w:hAnsi="Monaco" w:cs="Monaco"/>
          <w:color w:val="2A00FF"/>
          <w:sz w:val="16"/>
          <w:lang w:val="en-US" w:eastAsia="en-US"/>
        </w:rPr>
        <w:t xml:space="preserve"> CORS: "</w:t>
      </w:r>
      <w:r w:rsidRPr="002B1882">
        <w:rPr>
          <w:rFonts w:ascii="Monaco" w:hAnsi="Monaco" w:cs="Monaco"/>
          <w:color w:val="000000"/>
          <w:sz w:val="16"/>
          <w:lang w:val="en-US" w:eastAsia="en-US"/>
        </w:rPr>
        <w:t xml:space="preserve"> + </w:t>
      </w:r>
      <w:proofErr w:type="spellStart"/>
      <w:r w:rsidRPr="002B1882">
        <w:rPr>
          <w:rFonts w:ascii="Monaco" w:hAnsi="Monaco" w:cs="Monaco"/>
          <w:color w:val="000000"/>
          <w:sz w:val="16"/>
          <w:lang w:val="en-US" w:eastAsia="en-US"/>
        </w:rPr>
        <w:t>msg</w:t>
      </w:r>
      <w:proofErr w:type="spellEnd"/>
      <w:r w:rsidRPr="002B1882">
        <w:rPr>
          <w:rFonts w:ascii="Monaco" w:hAnsi="Monaco" w:cs="Monaco"/>
          <w:color w:val="000000"/>
          <w:sz w:val="16"/>
          <w:lang w:val="en-US" w:eastAsia="en-US"/>
        </w:rPr>
        <w:t>);</w:t>
      </w:r>
    </w:p>
    <w:p w:rsidR="002B1882" w:rsidRPr="00E5373D" w:rsidRDefault="002B1882" w:rsidP="002B1882">
      <w:pPr>
        <w:widowControl w:val="0"/>
        <w:autoSpaceDE w:val="0"/>
        <w:autoSpaceDN w:val="0"/>
        <w:adjustRightInd w:val="0"/>
        <w:ind w:firstLine="0"/>
        <w:jc w:val="left"/>
        <w:rPr>
          <w:rFonts w:ascii="Monaco" w:hAnsi="Monaco" w:cs="Monaco"/>
          <w:sz w:val="16"/>
          <w:lang w:eastAsia="en-US"/>
        </w:rPr>
      </w:pPr>
      <w:r w:rsidRPr="002B1882">
        <w:rPr>
          <w:rFonts w:ascii="Monaco" w:hAnsi="Monaco" w:cs="Monaco"/>
          <w:color w:val="000000"/>
          <w:sz w:val="16"/>
          <w:lang w:val="en-US" w:eastAsia="en-US"/>
        </w:rPr>
        <w:t xml:space="preserve">  </w:t>
      </w:r>
      <w:r w:rsidRPr="00E5373D">
        <w:rPr>
          <w:rFonts w:ascii="Monaco" w:hAnsi="Monaco" w:cs="Monaco"/>
          <w:color w:val="000000"/>
          <w:sz w:val="16"/>
          <w:lang w:eastAsia="en-US"/>
        </w:rPr>
        <w:t>}</w:t>
      </w:r>
    </w:p>
    <w:p w:rsidR="002B1882" w:rsidRPr="00E5373D" w:rsidRDefault="002B1882" w:rsidP="002B1882">
      <w:pPr>
        <w:widowControl w:val="0"/>
        <w:autoSpaceDE w:val="0"/>
        <w:autoSpaceDN w:val="0"/>
        <w:adjustRightInd w:val="0"/>
        <w:ind w:firstLine="0"/>
        <w:jc w:val="left"/>
        <w:rPr>
          <w:rFonts w:ascii="Monaco" w:hAnsi="Monaco" w:cs="Monaco"/>
          <w:sz w:val="16"/>
          <w:lang w:eastAsia="en-US"/>
        </w:rPr>
      </w:pPr>
    </w:p>
    <w:p w:rsidR="00A77B3E" w:rsidRPr="00D93E1C" w:rsidRDefault="002B1882" w:rsidP="002B1882">
      <w:pPr>
        <w:widowControl w:val="0"/>
        <w:autoSpaceDE w:val="0"/>
        <w:autoSpaceDN w:val="0"/>
        <w:adjustRightInd w:val="0"/>
        <w:ind w:firstLine="0"/>
        <w:jc w:val="left"/>
        <w:rPr>
          <w:rFonts w:ascii="Tahoma" w:hAnsi="Tahoma"/>
          <w:sz w:val="20"/>
        </w:rPr>
      </w:pPr>
      <w:r w:rsidRPr="00E5373D">
        <w:rPr>
          <w:rFonts w:ascii="Monaco" w:hAnsi="Monaco" w:cs="Monaco"/>
          <w:color w:val="000000"/>
          <w:sz w:val="16"/>
          <w:lang w:eastAsia="en-US"/>
        </w:rPr>
        <w:t>}</w:t>
      </w:r>
      <w:r w:rsidR="00DE11A0" w:rsidRPr="00D93E1C">
        <w:rPr>
          <w:rFonts w:ascii="Tahoma" w:hAnsi="Tahoma"/>
          <w:sz w:val="20"/>
        </w:rPr>
        <w:t xml:space="preserve"> </w:t>
      </w:r>
    </w:p>
    <w:p w:rsidR="002B1882" w:rsidRDefault="002B1882" w:rsidP="002B1882">
      <w:pPr>
        <w:widowControl w:val="0"/>
        <w:autoSpaceDE w:val="0"/>
        <w:autoSpaceDN w:val="0"/>
        <w:adjustRightInd w:val="0"/>
        <w:ind w:firstLine="0"/>
        <w:jc w:val="left"/>
        <w:rPr>
          <w:rFonts w:ascii="Tahoma" w:hAnsi="Tahoma"/>
          <w:sz w:val="20"/>
        </w:rPr>
      </w:pPr>
    </w:p>
    <w:p w:rsidR="004900E0" w:rsidRPr="009E706E" w:rsidRDefault="004900E0" w:rsidP="005A344F">
      <w:pPr>
        <w:rPr>
          <w:rFonts w:ascii="Tahoma" w:hAnsi="Tahoma"/>
          <w:sz w:val="20"/>
        </w:rPr>
      </w:pPr>
      <w:r>
        <w:t xml:space="preserve">A classe </w:t>
      </w:r>
      <w:r w:rsidRPr="00E65187">
        <w:rPr>
          <w:rStyle w:val="NegritoTecnico"/>
        </w:rPr>
        <w:t>CORS</w:t>
      </w:r>
      <w:r>
        <w:rPr>
          <w:rStyle w:val="NegritoTecnico"/>
        </w:rPr>
        <w:t>Helper</w:t>
      </w:r>
      <w:r w:rsidRPr="005A344F">
        <w:rPr>
          <w:rStyle w:val="NegritoTecnico"/>
          <w:rFonts w:ascii="Times New Roman" w:hAnsi="Times New Roman"/>
          <w:b w:val="0"/>
        </w:rPr>
        <w:t xml:space="preserve">, </w:t>
      </w:r>
      <w:r w:rsidRPr="005A344F">
        <w:t>indicada</w:t>
      </w:r>
      <w:r w:rsidRPr="00FA618A">
        <w:t xml:space="preserve"> na</w:t>
      </w:r>
      <w:r>
        <w:rPr>
          <w:rStyle w:val="NegritoTecnico"/>
          <w:b w:val="0"/>
        </w:rPr>
        <w:t xml:space="preserve"> </w:t>
      </w:r>
      <w:r w:rsidRPr="00125BBD">
        <w:rPr>
          <w:b/>
        </w:rPr>
        <w:t>Listage</w:t>
      </w:r>
      <w:r>
        <w:rPr>
          <w:b/>
        </w:rPr>
        <w:t>m</w:t>
      </w:r>
      <w:r w:rsidRPr="00125BBD">
        <w:rPr>
          <w:b/>
        </w:rPr>
        <w:t xml:space="preserve"> </w:t>
      </w:r>
      <w:r>
        <w:rPr>
          <w:b/>
        </w:rPr>
        <w:t>7</w:t>
      </w:r>
      <w:r w:rsidRPr="004900E0">
        <w:t>,</w:t>
      </w:r>
      <w:r>
        <w:t xml:space="preserve"> </w:t>
      </w:r>
      <w:r w:rsidR="00D4160B">
        <w:t xml:space="preserve">tem como finalidade auxiliar a classe </w:t>
      </w:r>
      <w:r w:rsidR="00D4160B" w:rsidRPr="00E65187">
        <w:rPr>
          <w:rStyle w:val="NegritoTecnico"/>
        </w:rPr>
        <w:t>CORS</w:t>
      </w:r>
      <w:r w:rsidR="00D4160B">
        <w:rPr>
          <w:rStyle w:val="NegritoTecnico"/>
        </w:rPr>
        <w:t>Filter</w:t>
      </w:r>
      <w:r w:rsidR="00D4160B" w:rsidRPr="005A344F">
        <w:t xml:space="preserve"> </w:t>
      </w:r>
      <w:r w:rsidR="00D4160B" w:rsidRPr="00FA618A">
        <w:t xml:space="preserve">criando uma camada de abstração para a verificação e manipulação dos cabeçalhos negociados entre cliente e servidor. </w:t>
      </w:r>
      <w:r w:rsidR="00FA618A" w:rsidRPr="00FA618A">
        <w:t>O</w:t>
      </w:r>
      <w:r w:rsidR="00FA618A">
        <w:t>s</w:t>
      </w:r>
      <w:r w:rsidR="00FA618A" w:rsidRPr="00FA618A">
        <w:t xml:space="preserve"> método</w:t>
      </w:r>
      <w:r w:rsidR="00FA618A">
        <w:t>s</w:t>
      </w:r>
      <w:r w:rsidR="00FA618A" w:rsidRPr="00FA618A">
        <w:t xml:space="preserve"> </w:t>
      </w:r>
      <w:proofErr w:type="spellStart"/>
      <w:r w:rsidR="00FA618A" w:rsidRPr="005A344F">
        <w:rPr>
          <w:b/>
        </w:rPr>
        <w:t>isPreflightRequest</w:t>
      </w:r>
      <w:proofErr w:type="spellEnd"/>
      <w:r w:rsidR="005A344F" w:rsidRPr="005A344F">
        <w:rPr>
          <w:b/>
        </w:rPr>
        <w:t>()</w:t>
      </w:r>
      <w:r w:rsidR="00FA618A" w:rsidRPr="00FA618A">
        <w:t xml:space="preserve"> e </w:t>
      </w:r>
      <w:proofErr w:type="spellStart"/>
      <w:r w:rsidR="00FA618A" w:rsidRPr="005A344F">
        <w:rPr>
          <w:b/>
        </w:rPr>
        <w:t>isOriginalRequest</w:t>
      </w:r>
      <w:proofErr w:type="spellEnd"/>
      <w:r w:rsidR="005A344F" w:rsidRPr="005A344F">
        <w:rPr>
          <w:b/>
        </w:rPr>
        <w:t>()</w:t>
      </w:r>
      <w:r w:rsidR="00FA618A">
        <w:t xml:space="preserve"> são responsáveis por identificarem, respectivamente, requisições </w:t>
      </w:r>
      <w:proofErr w:type="spellStart"/>
      <w:r w:rsidR="00FA618A" w:rsidRPr="00D93E1C">
        <w:rPr>
          <w:i/>
          <w:iCs/>
        </w:rPr>
        <w:t>preflighted</w:t>
      </w:r>
      <w:proofErr w:type="spellEnd"/>
      <w:r w:rsidR="00FA618A" w:rsidRPr="00FA618A">
        <w:rPr>
          <w:iCs/>
        </w:rPr>
        <w:t xml:space="preserve"> e</w:t>
      </w:r>
      <w:r w:rsidR="00FA618A">
        <w:rPr>
          <w:iCs/>
        </w:rPr>
        <w:t xml:space="preserve"> originais. </w:t>
      </w:r>
      <w:r w:rsidR="009E706E">
        <w:rPr>
          <w:iCs/>
        </w:rPr>
        <w:t xml:space="preserve">Já os métodos </w:t>
      </w:r>
      <w:proofErr w:type="spellStart"/>
      <w:r w:rsidR="009E706E" w:rsidRPr="005A344F">
        <w:rPr>
          <w:b/>
        </w:rPr>
        <w:t>handlePreflightRequest</w:t>
      </w:r>
      <w:proofErr w:type="spellEnd"/>
      <w:r w:rsidR="005A344F" w:rsidRPr="005A344F">
        <w:rPr>
          <w:b/>
        </w:rPr>
        <w:t>()</w:t>
      </w:r>
      <w:r w:rsidR="009E706E" w:rsidRPr="00B41EB0">
        <w:rPr>
          <w:rFonts w:ascii="Monaco" w:hAnsi="Monaco" w:cs="Monaco"/>
          <w:color w:val="000000"/>
          <w:sz w:val="16"/>
          <w:lang w:eastAsia="en-US"/>
        </w:rPr>
        <w:t xml:space="preserve"> </w:t>
      </w:r>
      <w:r w:rsidR="009E706E" w:rsidRPr="009E706E">
        <w:t>e</w:t>
      </w:r>
      <w:r w:rsidR="009E706E" w:rsidRPr="00B41EB0">
        <w:rPr>
          <w:rFonts w:ascii="Monaco" w:hAnsi="Monaco" w:cs="Monaco"/>
          <w:color w:val="000000"/>
          <w:sz w:val="16"/>
          <w:lang w:eastAsia="en-US"/>
        </w:rPr>
        <w:t xml:space="preserve"> </w:t>
      </w:r>
      <w:proofErr w:type="spellStart"/>
      <w:r w:rsidR="009E706E" w:rsidRPr="005A344F">
        <w:rPr>
          <w:b/>
        </w:rPr>
        <w:t>handleOriginalRequest</w:t>
      </w:r>
      <w:proofErr w:type="spellEnd"/>
      <w:r w:rsidR="005A344F" w:rsidRPr="005A344F">
        <w:rPr>
          <w:b/>
        </w:rPr>
        <w:t>()</w:t>
      </w:r>
      <w:r w:rsidR="009E706E">
        <w:t xml:space="preserve">, têm a função de verificar se o método HTTP </w:t>
      </w:r>
      <w:r w:rsidR="001C218F">
        <w:t>solicitado está</w:t>
      </w:r>
      <w:r w:rsidR="009E706E">
        <w:t xml:space="preserve"> autorizado a ser executado pelo cliente, e adicionar alguns cabeçalhos na resposta através do método </w:t>
      </w:r>
      <w:proofErr w:type="spellStart"/>
      <w:r w:rsidR="009E706E" w:rsidRPr="005A344F">
        <w:rPr>
          <w:b/>
        </w:rPr>
        <w:t>addControlHeaders</w:t>
      </w:r>
      <w:proofErr w:type="spellEnd"/>
      <w:r w:rsidR="005A344F" w:rsidRPr="005A344F">
        <w:rPr>
          <w:b/>
        </w:rPr>
        <w:t>()</w:t>
      </w:r>
      <w:r w:rsidR="009E706E" w:rsidRPr="00B41EB0">
        <w:rPr>
          <w:rFonts w:ascii="Monaco" w:hAnsi="Monaco" w:cs="Monaco"/>
          <w:color w:val="000000"/>
          <w:sz w:val="16"/>
          <w:lang w:eastAsia="en-US"/>
        </w:rPr>
        <w:t>.</w:t>
      </w:r>
    </w:p>
    <w:p w:rsidR="004900E0" w:rsidRDefault="004900E0" w:rsidP="002B1882">
      <w:pPr>
        <w:widowControl w:val="0"/>
        <w:autoSpaceDE w:val="0"/>
        <w:autoSpaceDN w:val="0"/>
        <w:adjustRightInd w:val="0"/>
        <w:ind w:firstLine="0"/>
        <w:jc w:val="left"/>
        <w:rPr>
          <w:rFonts w:ascii="Tahoma" w:hAnsi="Tahoma"/>
          <w:sz w:val="20"/>
        </w:rPr>
      </w:pPr>
    </w:p>
    <w:p w:rsidR="002B1882" w:rsidRPr="002B1882" w:rsidRDefault="002B1882" w:rsidP="002B1882">
      <w:pPr>
        <w:pStyle w:val="ListagemTitulo"/>
      </w:pPr>
      <w:r>
        <w:rPr>
          <w:b/>
        </w:rPr>
        <w:t xml:space="preserve">Listagem </w:t>
      </w:r>
      <w:r w:rsidR="007C0D94">
        <w:rPr>
          <w:b/>
        </w:rPr>
        <w:t>7</w:t>
      </w:r>
      <w:r w:rsidRPr="00253D38">
        <w:rPr>
          <w:b/>
        </w:rPr>
        <w:t>.</w:t>
      </w:r>
      <w:r w:rsidRPr="00D93E1C">
        <w:t xml:space="preserve"> </w:t>
      </w:r>
      <w:r>
        <w:t>I</w:t>
      </w:r>
      <w:r w:rsidRPr="00D93E1C">
        <w:t xml:space="preserve">mplementação da </w:t>
      </w:r>
      <w:r>
        <w:t xml:space="preserve">classe </w:t>
      </w:r>
      <w:proofErr w:type="spellStart"/>
      <w:r>
        <w:t>CORSHelper</w:t>
      </w:r>
      <w:proofErr w:type="spellEnd"/>
      <w: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proofErr w:type="gramStart"/>
      <w:r w:rsidRPr="002B1882">
        <w:rPr>
          <w:rFonts w:ascii="Monaco" w:hAnsi="Monaco" w:cs="Monaco"/>
          <w:b/>
          <w:bCs/>
          <w:color w:val="7F0055"/>
          <w:sz w:val="16"/>
          <w:lang w:val="en-US" w:eastAsia="en-US"/>
        </w:rPr>
        <w:t>package</w:t>
      </w:r>
      <w:proofErr w:type="gram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cors</w:t>
      </w:r>
      <w:proofErr w:type="spellEnd"/>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proofErr w:type="gramStart"/>
      <w:r w:rsidRPr="002B1882">
        <w:rPr>
          <w:rFonts w:ascii="Monaco" w:hAnsi="Monaco" w:cs="Monaco"/>
          <w:b/>
          <w:bCs/>
          <w:color w:val="7F0055"/>
          <w:sz w:val="16"/>
          <w:lang w:val="en-US" w:eastAsia="en-US"/>
        </w:rPr>
        <w:t>import</w:t>
      </w:r>
      <w:proofErr w:type="gram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javax.servlet.http</w:t>
      </w:r>
      <w:proofErr w:type="spellEnd"/>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proofErr w:type="gramStart"/>
      <w:r w:rsidRPr="002B1882">
        <w:rPr>
          <w:rFonts w:ascii="Monaco" w:hAnsi="Monaco" w:cs="Monaco"/>
          <w:b/>
          <w:bCs/>
          <w:color w:val="7F0055"/>
          <w:sz w:val="16"/>
          <w:lang w:val="en-US" w:eastAsia="en-US"/>
        </w:rPr>
        <w:t>import</w:t>
      </w:r>
      <w:proofErr w:type="gram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cors.exception</w:t>
      </w:r>
      <w:proofErr w:type="spellEnd"/>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proofErr w:type="gramStart"/>
      <w:r w:rsidRPr="002B1882">
        <w:rPr>
          <w:rFonts w:ascii="Monaco" w:hAnsi="Monaco" w:cs="Monaco"/>
          <w:b/>
          <w:bCs/>
          <w:color w:val="7F0055"/>
          <w:sz w:val="16"/>
          <w:lang w:val="en-US" w:eastAsia="en-US"/>
        </w:rPr>
        <w:t>public</w:t>
      </w:r>
      <w:proofErr w:type="gramEnd"/>
      <w:r w:rsidRPr="002B1882">
        <w:rPr>
          <w:rFonts w:ascii="Monaco" w:hAnsi="Monaco" w:cs="Monaco"/>
          <w:color w:val="000000"/>
          <w:sz w:val="16"/>
          <w:lang w:val="en-US" w:eastAsia="en-US"/>
        </w:rPr>
        <w:t xml:space="preserve"> </w:t>
      </w:r>
      <w:r w:rsidRPr="002B1882">
        <w:rPr>
          <w:rFonts w:ascii="Monaco" w:hAnsi="Monaco" w:cs="Monaco"/>
          <w:b/>
          <w:bCs/>
          <w:color w:val="7F0055"/>
          <w:sz w:val="16"/>
          <w:lang w:val="en-US" w:eastAsia="en-US"/>
        </w:rPr>
        <w:t>class</w:t>
      </w:r>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CORSHelper</w:t>
      </w:r>
      <w:proofErr w:type="spellEnd"/>
      <w:r w:rsidRPr="002B1882">
        <w:rPr>
          <w:rFonts w:ascii="Monaco" w:hAnsi="Monaco" w:cs="Monaco"/>
          <w:color w:val="000000"/>
          <w:sz w:val="16"/>
          <w:lang w:val="en-US" w:eastAsia="en-US"/>
        </w:rPr>
        <w:t xml:space="preserve">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gramStart"/>
      <w:r w:rsidRPr="002B1882">
        <w:rPr>
          <w:rFonts w:ascii="Monaco" w:hAnsi="Monaco" w:cs="Monaco"/>
          <w:b/>
          <w:bCs/>
          <w:color w:val="7F0055"/>
          <w:sz w:val="16"/>
          <w:lang w:val="en-US" w:eastAsia="en-US"/>
        </w:rPr>
        <w:t>private</w:t>
      </w:r>
      <w:proofErr w:type="gramEnd"/>
      <w:r w:rsidRPr="002B1882">
        <w:rPr>
          <w:rFonts w:ascii="Monaco" w:hAnsi="Monaco" w:cs="Monaco"/>
          <w:color w:val="000000"/>
          <w:sz w:val="16"/>
          <w:lang w:val="en-US" w:eastAsia="en-US"/>
        </w:rPr>
        <w:t xml:space="preserve"> </w:t>
      </w:r>
      <w:r w:rsidRPr="002B1882">
        <w:rPr>
          <w:rFonts w:ascii="Monaco" w:hAnsi="Monaco" w:cs="Monaco"/>
          <w:b/>
          <w:bCs/>
          <w:color w:val="7F0055"/>
          <w:sz w:val="16"/>
          <w:lang w:val="en-US" w:eastAsia="en-US"/>
        </w:rPr>
        <w:t>static</w:t>
      </w:r>
      <w:r w:rsidRPr="002B1882">
        <w:rPr>
          <w:rFonts w:ascii="Monaco" w:hAnsi="Monaco" w:cs="Monaco"/>
          <w:color w:val="000000"/>
          <w:sz w:val="16"/>
          <w:lang w:val="en-US" w:eastAsia="en-US"/>
        </w:rPr>
        <w:t xml:space="preserve"> </w:t>
      </w:r>
      <w:r w:rsidRPr="002B1882">
        <w:rPr>
          <w:rFonts w:ascii="Monaco" w:hAnsi="Monaco" w:cs="Monaco"/>
          <w:b/>
          <w:bCs/>
          <w:color w:val="7F0055"/>
          <w:sz w:val="16"/>
          <w:lang w:val="en-US" w:eastAsia="en-US"/>
        </w:rPr>
        <w:t>final</w:t>
      </w:r>
      <w:r w:rsidRPr="002B1882">
        <w:rPr>
          <w:rFonts w:ascii="Monaco" w:hAnsi="Monaco" w:cs="Monaco"/>
          <w:color w:val="000000"/>
          <w:sz w:val="16"/>
          <w:lang w:val="en-US" w:eastAsia="en-US"/>
        </w:rPr>
        <w:t xml:space="preserve"> String </w:t>
      </w:r>
      <w:r w:rsidRPr="002B1882">
        <w:rPr>
          <w:rFonts w:ascii="Monaco" w:hAnsi="Monaco" w:cs="Monaco"/>
          <w:i/>
          <w:iCs/>
          <w:color w:val="0000C0"/>
          <w:sz w:val="16"/>
          <w:lang w:val="en-US" w:eastAsia="en-US"/>
        </w:rPr>
        <w:t>ALLOW_METHODS</w:t>
      </w:r>
      <w:r w:rsidRPr="002B1882">
        <w:rPr>
          <w:rFonts w:ascii="Monaco" w:hAnsi="Monaco" w:cs="Monaco"/>
          <w:color w:val="000000"/>
          <w:sz w:val="16"/>
          <w:lang w:val="en-US" w:eastAsia="en-US"/>
        </w:rPr>
        <w:t xml:space="preserve"> = </w:t>
      </w:r>
      <w:r w:rsidRPr="002B1882">
        <w:rPr>
          <w:rFonts w:ascii="Monaco" w:hAnsi="Monaco" w:cs="Monaco"/>
          <w:color w:val="2A00FF"/>
          <w:sz w:val="16"/>
          <w:lang w:val="en-US" w:eastAsia="en-US"/>
        </w:rPr>
        <w:t>"GET, POST, PUT, DELETE"</w:t>
      </w:r>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gramStart"/>
      <w:r w:rsidRPr="002B1882">
        <w:rPr>
          <w:rFonts w:ascii="Monaco" w:hAnsi="Monaco" w:cs="Monaco"/>
          <w:b/>
          <w:bCs/>
          <w:color w:val="7F0055"/>
          <w:sz w:val="16"/>
          <w:lang w:val="en-US" w:eastAsia="en-US"/>
        </w:rPr>
        <w:t>private</w:t>
      </w:r>
      <w:proofErr w:type="gramEnd"/>
      <w:r w:rsidRPr="002B1882">
        <w:rPr>
          <w:rFonts w:ascii="Monaco" w:hAnsi="Monaco" w:cs="Monaco"/>
          <w:color w:val="000000"/>
          <w:sz w:val="16"/>
          <w:lang w:val="en-US" w:eastAsia="en-US"/>
        </w:rPr>
        <w:t xml:space="preserve"> </w:t>
      </w:r>
      <w:r w:rsidRPr="002B1882">
        <w:rPr>
          <w:rFonts w:ascii="Monaco" w:hAnsi="Monaco" w:cs="Monaco"/>
          <w:b/>
          <w:bCs/>
          <w:color w:val="7F0055"/>
          <w:sz w:val="16"/>
          <w:lang w:val="en-US" w:eastAsia="en-US"/>
        </w:rPr>
        <w:t>static</w:t>
      </w:r>
      <w:r w:rsidRPr="002B1882">
        <w:rPr>
          <w:rFonts w:ascii="Monaco" w:hAnsi="Monaco" w:cs="Monaco"/>
          <w:color w:val="000000"/>
          <w:sz w:val="16"/>
          <w:lang w:val="en-US" w:eastAsia="en-US"/>
        </w:rPr>
        <w:t xml:space="preserve"> </w:t>
      </w:r>
      <w:r w:rsidRPr="002B1882">
        <w:rPr>
          <w:rFonts w:ascii="Monaco" w:hAnsi="Monaco" w:cs="Monaco"/>
          <w:b/>
          <w:bCs/>
          <w:color w:val="7F0055"/>
          <w:sz w:val="16"/>
          <w:lang w:val="en-US" w:eastAsia="en-US"/>
        </w:rPr>
        <w:t>final</w:t>
      </w:r>
      <w:r w:rsidRPr="002B1882">
        <w:rPr>
          <w:rFonts w:ascii="Monaco" w:hAnsi="Monaco" w:cs="Monaco"/>
          <w:color w:val="000000"/>
          <w:sz w:val="16"/>
          <w:lang w:val="en-US" w:eastAsia="en-US"/>
        </w:rPr>
        <w:t xml:space="preserve"> String </w:t>
      </w:r>
      <w:r w:rsidRPr="002B1882">
        <w:rPr>
          <w:rFonts w:ascii="Monaco" w:hAnsi="Monaco" w:cs="Monaco"/>
          <w:i/>
          <w:iCs/>
          <w:color w:val="0000C0"/>
          <w:sz w:val="16"/>
          <w:lang w:val="en-US" w:eastAsia="en-US"/>
        </w:rPr>
        <w:t>ALLOW_CREDENTIALS</w:t>
      </w:r>
      <w:r w:rsidRPr="002B1882">
        <w:rPr>
          <w:rFonts w:ascii="Monaco" w:hAnsi="Monaco" w:cs="Monaco"/>
          <w:color w:val="000000"/>
          <w:sz w:val="16"/>
          <w:lang w:val="en-US" w:eastAsia="en-US"/>
        </w:rPr>
        <w:t xml:space="preserve"> = </w:t>
      </w:r>
      <w:r w:rsidRPr="002B1882">
        <w:rPr>
          <w:rFonts w:ascii="Monaco" w:hAnsi="Monaco" w:cs="Monaco"/>
          <w:color w:val="2A00FF"/>
          <w:sz w:val="16"/>
          <w:lang w:val="en-US" w:eastAsia="en-US"/>
        </w:rPr>
        <w:t>"false"</w:t>
      </w:r>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gramStart"/>
      <w:r w:rsidRPr="002B1882">
        <w:rPr>
          <w:rFonts w:ascii="Monaco" w:hAnsi="Monaco" w:cs="Monaco"/>
          <w:b/>
          <w:bCs/>
          <w:color w:val="7F0055"/>
          <w:sz w:val="16"/>
          <w:lang w:val="en-US" w:eastAsia="en-US"/>
        </w:rPr>
        <w:t>private</w:t>
      </w:r>
      <w:proofErr w:type="gramEnd"/>
      <w:r w:rsidRPr="002B1882">
        <w:rPr>
          <w:rFonts w:ascii="Monaco" w:hAnsi="Monaco" w:cs="Monaco"/>
          <w:color w:val="000000"/>
          <w:sz w:val="16"/>
          <w:lang w:val="en-US" w:eastAsia="en-US"/>
        </w:rPr>
        <w:t xml:space="preserve"> </w:t>
      </w:r>
      <w:r w:rsidRPr="002B1882">
        <w:rPr>
          <w:rFonts w:ascii="Monaco" w:hAnsi="Monaco" w:cs="Monaco"/>
          <w:b/>
          <w:bCs/>
          <w:color w:val="7F0055"/>
          <w:sz w:val="16"/>
          <w:lang w:val="en-US" w:eastAsia="en-US"/>
        </w:rPr>
        <w:t>static</w:t>
      </w:r>
      <w:r w:rsidRPr="002B1882">
        <w:rPr>
          <w:rFonts w:ascii="Monaco" w:hAnsi="Monaco" w:cs="Monaco"/>
          <w:color w:val="000000"/>
          <w:sz w:val="16"/>
          <w:lang w:val="en-US" w:eastAsia="en-US"/>
        </w:rPr>
        <w:t xml:space="preserve"> </w:t>
      </w:r>
      <w:r w:rsidRPr="002B1882">
        <w:rPr>
          <w:rFonts w:ascii="Monaco" w:hAnsi="Monaco" w:cs="Monaco"/>
          <w:b/>
          <w:bCs/>
          <w:color w:val="7F0055"/>
          <w:sz w:val="16"/>
          <w:lang w:val="en-US" w:eastAsia="en-US"/>
        </w:rPr>
        <w:t>final</w:t>
      </w:r>
      <w:r w:rsidRPr="002B1882">
        <w:rPr>
          <w:rFonts w:ascii="Monaco" w:hAnsi="Monaco" w:cs="Monaco"/>
          <w:color w:val="000000"/>
          <w:sz w:val="16"/>
          <w:lang w:val="en-US" w:eastAsia="en-US"/>
        </w:rPr>
        <w:t xml:space="preserve"> String </w:t>
      </w:r>
      <w:r w:rsidRPr="002B1882">
        <w:rPr>
          <w:rFonts w:ascii="Monaco" w:hAnsi="Monaco" w:cs="Monaco"/>
          <w:i/>
          <w:iCs/>
          <w:color w:val="0000C0"/>
          <w:sz w:val="16"/>
          <w:lang w:val="en-US" w:eastAsia="en-US"/>
        </w:rPr>
        <w:t>ALLOW_HEADERS</w:t>
      </w:r>
      <w:r w:rsidRPr="002B1882">
        <w:rPr>
          <w:rFonts w:ascii="Monaco" w:hAnsi="Monaco" w:cs="Monaco"/>
          <w:color w:val="000000"/>
          <w:sz w:val="16"/>
          <w:lang w:val="en-US" w:eastAsia="en-US"/>
        </w:rPr>
        <w:t xml:space="preserve"> = </w:t>
      </w:r>
      <w:r w:rsidRPr="002B1882">
        <w:rPr>
          <w:rFonts w:ascii="Monaco" w:hAnsi="Monaco" w:cs="Monaco"/>
          <w:color w:val="2A00FF"/>
          <w:sz w:val="16"/>
          <w:lang w:val="en-US" w:eastAsia="en-US"/>
        </w:rPr>
        <w:t xml:space="preserve">"X-Requested-With, X-Prototype-Version, </w:t>
      </w:r>
      <w:proofErr w:type="spellStart"/>
      <w:r w:rsidRPr="002B1882">
        <w:rPr>
          <w:rFonts w:ascii="Monaco" w:hAnsi="Monaco" w:cs="Monaco"/>
          <w:color w:val="2A00FF"/>
          <w:sz w:val="16"/>
          <w:lang w:val="en-US" w:eastAsia="en-US"/>
        </w:rPr>
        <w:t>XDomainRequest</w:t>
      </w:r>
      <w:proofErr w:type="spellEnd"/>
      <w:r w:rsidRPr="002B1882">
        <w:rPr>
          <w:rFonts w:ascii="Monaco" w:hAnsi="Monaco" w:cs="Monaco"/>
          <w:color w:val="2A00FF"/>
          <w:sz w:val="16"/>
          <w:lang w:val="en-US" w:eastAsia="en-US"/>
        </w:rPr>
        <w:t>"</w:t>
      </w:r>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gramStart"/>
      <w:r w:rsidRPr="002B1882">
        <w:rPr>
          <w:rFonts w:ascii="Monaco" w:hAnsi="Monaco" w:cs="Monaco"/>
          <w:b/>
          <w:bCs/>
          <w:color w:val="7F0055"/>
          <w:sz w:val="16"/>
          <w:lang w:val="en-US" w:eastAsia="en-US"/>
        </w:rPr>
        <w:t>private</w:t>
      </w:r>
      <w:proofErr w:type="gramEnd"/>
      <w:r w:rsidRPr="002B1882">
        <w:rPr>
          <w:rFonts w:ascii="Monaco" w:hAnsi="Monaco" w:cs="Monaco"/>
          <w:color w:val="000000"/>
          <w:sz w:val="16"/>
          <w:lang w:val="en-US" w:eastAsia="en-US"/>
        </w:rPr>
        <w:t xml:space="preserve"> </w:t>
      </w:r>
      <w:r w:rsidRPr="002B1882">
        <w:rPr>
          <w:rFonts w:ascii="Monaco" w:hAnsi="Monaco" w:cs="Monaco"/>
          <w:b/>
          <w:bCs/>
          <w:color w:val="7F0055"/>
          <w:sz w:val="16"/>
          <w:lang w:val="en-US" w:eastAsia="en-US"/>
        </w:rPr>
        <w:t>static</w:t>
      </w:r>
      <w:r w:rsidRPr="002B1882">
        <w:rPr>
          <w:rFonts w:ascii="Monaco" w:hAnsi="Monaco" w:cs="Monaco"/>
          <w:color w:val="000000"/>
          <w:sz w:val="16"/>
          <w:lang w:val="en-US" w:eastAsia="en-US"/>
        </w:rPr>
        <w:t xml:space="preserve"> </w:t>
      </w:r>
      <w:r w:rsidRPr="002B1882">
        <w:rPr>
          <w:rFonts w:ascii="Monaco" w:hAnsi="Monaco" w:cs="Monaco"/>
          <w:b/>
          <w:bCs/>
          <w:color w:val="7F0055"/>
          <w:sz w:val="16"/>
          <w:lang w:val="en-US" w:eastAsia="en-US"/>
        </w:rPr>
        <w:t>final</w:t>
      </w:r>
      <w:r w:rsidRPr="002B1882">
        <w:rPr>
          <w:rFonts w:ascii="Monaco" w:hAnsi="Monaco" w:cs="Monaco"/>
          <w:color w:val="000000"/>
          <w:sz w:val="16"/>
          <w:lang w:val="en-US" w:eastAsia="en-US"/>
        </w:rPr>
        <w:t xml:space="preserve"> String </w:t>
      </w:r>
      <w:r w:rsidRPr="002B1882">
        <w:rPr>
          <w:rFonts w:ascii="Monaco" w:hAnsi="Monaco" w:cs="Monaco"/>
          <w:i/>
          <w:iCs/>
          <w:color w:val="0000C0"/>
          <w:sz w:val="16"/>
          <w:lang w:val="en-US" w:eastAsia="en-US"/>
        </w:rPr>
        <w:t>MAX_AGE</w:t>
      </w:r>
      <w:r w:rsidRPr="002B1882">
        <w:rPr>
          <w:rFonts w:ascii="Monaco" w:hAnsi="Monaco" w:cs="Monaco"/>
          <w:color w:val="000000"/>
          <w:sz w:val="16"/>
          <w:lang w:val="en-US" w:eastAsia="en-US"/>
        </w:rPr>
        <w:t xml:space="preserve"> = </w:t>
      </w:r>
      <w:r w:rsidRPr="002B1882">
        <w:rPr>
          <w:rFonts w:ascii="Monaco" w:hAnsi="Monaco" w:cs="Monaco"/>
          <w:color w:val="2A00FF"/>
          <w:sz w:val="16"/>
          <w:lang w:val="en-US" w:eastAsia="en-US"/>
        </w:rPr>
        <w:t>"5"</w:t>
      </w:r>
      <w:r w:rsidRPr="002B1882">
        <w:rPr>
          <w:rFonts w:ascii="Monaco" w:hAnsi="Monaco" w:cs="Monaco"/>
          <w:color w:val="000000"/>
          <w:sz w:val="16"/>
          <w:lang w:val="en-US" w:eastAsia="en-US"/>
        </w:rPr>
        <w:t xml:space="preserve">;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gramStart"/>
      <w:r w:rsidRPr="002B1882">
        <w:rPr>
          <w:rFonts w:ascii="Monaco" w:hAnsi="Monaco" w:cs="Monaco"/>
          <w:b/>
          <w:bCs/>
          <w:color w:val="7F0055"/>
          <w:sz w:val="16"/>
          <w:lang w:val="en-US" w:eastAsia="en-US"/>
        </w:rPr>
        <w:t>public</w:t>
      </w:r>
      <w:proofErr w:type="gramEnd"/>
      <w:r w:rsidRPr="002B1882">
        <w:rPr>
          <w:rFonts w:ascii="Monaco" w:hAnsi="Monaco" w:cs="Monaco"/>
          <w:color w:val="000000"/>
          <w:sz w:val="16"/>
          <w:lang w:val="en-US" w:eastAsia="en-US"/>
        </w:rPr>
        <w:t xml:space="preserve"> </w:t>
      </w:r>
      <w:proofErr w:type="spellStart"/>
      <w:r w:rsidRPr="002B1882">
        <w:rPr>
          <w:rFonts w:ascii="Monaco" w:hAnsi="Monaco" w:cs="Monaco"/>
          <w:b/>
          <w:bCs/>
          <w:color w:val="7F0055"/>
          <w:sz w:val="16"/>
          <w:lang w:val="en-US" w:eastAsia="en-US"/>
        </w:rPr>
        <w:t>boolean</w:t>
      </w:r>
      <w:proofErr w:type="spell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isPreflightRequest</w:t>
      </w:r>
      <w:proofErr w:type="spellEnd"/>
      <w:r w:rsidRPr="002B1882">
        <w:rPr>
          <w:rFonts w:ascii="Monaco" w:hAnsi="Monaco" w:cs="Monaco"/>
          <w:color w:val="000000"/>
          <w:sz w:val="16"/>
          <w:lang w:val="en-US" w:eastAsia="en-US"/>
        </w:rPr>
        <w:t>(</w:t>
      </w:r>
      <w:proofErr w:type="spellStart"/>
      <w:r w:rsidRPr="002B1882">
        <w:rPr>
          <w:rFonts w:ascii="Monaco" w:hAnsi="Monaco" w:cs="Monaco"/>
          <w:color w:val="000000"/>
          <w:sz w:val="16"/>
          <w:lang w:val="en-US" w:eastAsia="en-US"/>
        </w:rPr>
        <w:t>HttpServletRequest</w:t>
      </w:r>
      <w:proofErr w:type="spellEnd"/>
      <w:r w:rsidRPr="002B1882">
        <w:rPr>
          <w:rFonts w:ascii="Monaco" w:hAnsi="Monaco" w:cs="Monaco"/>
          <w:color w:val="000000"/>
          <w:sz w:val="16"/>
          <w:lang w:val="en-US" w:eastAsia="en-US"/>
        </w:rPr>
        <w:t xml:space="preserve"> request){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gramStart"/>
      <w:r w:rsidRPr="002B1882">
        <w:rPr>
          <w:rFonts w:ascii="Monaco" w:hAnsi="Monaco" w:cs="Monaco"/>
          <w:b/>
          <w:bCs/>
          <w:color w:val="7F0055"/>
          <w:sz w:val="16"/>
          <w:lang w:val="en-US" w:eastAsia="en-US"/>
        </w:rPr>
        <w:t>return</w:t>
      </w:r>
      <w:proofErr w:type="gram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request.getHeader</w:t>
      </w:r>
      <w:proofErr w:type="spellEnd"/>
      <w:r w:rsidRPr="002B1882">
        <w:rPr>
          <w:rFonts w:ascii="Monaco" w:hAnsi="Monaco" w:cs="Monaco"/>
          <w:color w:val="000000"/>
          <w:sz w:val="16"/>
          <w:lang w:val="en-US" w:eastAsia="en-US"/>
        </w:rPr>
        <w:t>(</w:t>
      </w:r>
      <w:r w:rsidRPr="002B1882">
        <w:rPr>
          <w:rFonts w:ascii="Monaco" w:hAnsi="Monaco" w:cs="Monaco"/>
          <w:color w:val="2A00FF"/>
          <w:sz w:val="16"/>
          <w:lang w:val="en-US" w:eastAsia="en-US"/>
        </w:rPr>
        <w:t>"Origin"</w:t>
      </w:r>
      <w:r w:rsidRPr="002B1882">
        <w:rPr>
          <w:rFonts w:ascii="Monaco" w:hAnsi="Monaco" w:cs="Monaco"/>
          <w:color w:val="000000"/>
          <w:sz w:val="16"/>
          <w:lang w:val="en-US" w:eastAsia="en-US"/>
        </w:rPr>
        <w:t xml:space="preserve">) != </w:t>
      </w:r>
      <w:r w:rsidRPr="002B1882">
        <w:rPr>
          <w:rFonts w:ascii="Monaco" w:hAnsi="Monaco" w:cs="Monaco"/>
          <w:b/>
          <w:bCs/>
          <w:color w:val="7F0055"/>
          <w:sz w:val="16"/>
          <w:lang w:val="en-US" w:eastAsia="en-US"/>
        </w:rPr>
        <w:t>null</w:t>
      </w:r>
      <w:r w:rsidRPr="002B1882">
        <w:rPr>
          <w:rFonts w:ascii="Monaco" w:hAnsi="Monaco" w:cs="Monaco"/>
          <w:color w:val="000000"/>
          <w:sz w:val="16"/>
          <w:lang w:val="en-US" w:eastAsia="en-US"/>
        </w:rPr>
        <w:t xml:space="preserve"> &amp;&amp;</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spellStart"/>
      <w:proofErr w:type="gramStart"/>
      <w:r w:rsidRPr="002B1882">
        <w:rPr>
          <w:rFonts w:ascii="Monaco" w:hAnsi="Monaco" w:cs="Monaco"/>
          <w:color w:val="000000"/>
          <w:sz w:val="16"/>
          <w:lang w:val="en-US" w:eastAsia="en-US"/>
        </w:rPr>
        <w:t>request.getHeader</w:t>
      </w:r>
      <w:proofErr w:type="spellEnd"/>
      <w:proofErr w:type="gramEnd"/>
      <w:r w:rsidRPr="002B1882">
        <w:rPr>
          <w:rFonts w:ascii="Monaco" w:hAnsi="Monaco" w:cs="Monaco"/>
          <w:color w:val="000000"/>
          <w:sz w:val="16"/>
          <w:lang w:val="en-US" w:eastAsia="en-US"/>
        </w:rPr>
        <w:t>(</w:t>
      </w:r>
      <w:r w:rsidRPr="002B1882">
        <w:rPr>
          <w:rFonts w:ascii="Monaco" w:hAnsi="Monaco" w:cs="Monaco"/>
          <w:color w:val="2A00FF"/>
          <w:sz w:val="16"/>
          <w:lang w:val="en-US" w:eastAsia="en-US"/>
        </w:rPr>
        <w:t>"Access-Control-Request-Method"</w:t>
      </w:r>
      <w:r w:rsidRPr="002B1882">
        <w:rPr>
          <w:rFonts w:ascii="Monaco" w:hAnsi="Monaco" w:cs="Monaco"/>
          <w:color w:val="000000"/>
          <w:sz w:val="16"/>
          <w:lang w:val="en-US" w:eastAsia="en-US"/>
        </w:rPr>
        <w:t xml:space="preserve">) != </w:t>
      </w:r>
      <w:r w:rsidRPr="002B1882">
        <w:rPr>
          <w:rFonts w:ascii="Monaco" w:hAnsi="Monaco" w:cs="Monaco"/>
          <w:b/>
          <w:bCs/>
          <w:color w:val="7F0055"/>
          <w:sz w:val="16"/>
          <w:lang w:val="en-US" w:eastAsia="en-US"/>
        </w:rPr>
        <w:t>null</w:t>
      </w:r>
      <w:r w:rsidRPr="002B1882">
        <w:rPr>
          <w:rFonts w:ascii="Monaco" w:hAnsi="Monaco" w:cs="Monaco"/>
          <w:color w:val="000000"/>
          <w:sz w:val="16"/>
          <w:lang w:val="en-US" w:eastAsia="en-US"/>
        </w:rPr>
        <w:t xml:space="preserve"> &amp;&amp;</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spellStart"/>
      <w:proofErr w:type="gramStart"/>
      <w:r w:rsidRPr="002B1882">
        <w:rPr>
          <w:rFonts w:ascii="Monaco" w:hAnsi="Monaco" w:cs="Monaco"/>
          <w:color w:val="000000"/>
          <w:sz w:val="16"/>
          <w:lang w:val="en-US" w:eastAsia="en-US"/>
        </w:rPr>
        <w:t>request.getMethod</w:t>
      </w:r>
      <w:proofErr w:type="spellEnd"/>
      <w:proofErr w:type="gramEnd"/>
      <w:r w:rsidRPr="002B1882">
        <w:rPr>
          <w:rFonts w:ascii="Monaco" w:hAnsi="Monaco" w:cs="Monaco"/>
          <w:color w:val="000000"/>
          <w:sz w:val="16"/>
          <w:lang w:val="en-US" w:eastAsia="en-US"/>
        </w:rPr>
        <w:t xml:space="preserve">() != </w:t>
      </w:r>
      <w:r w:rsidRPr="002B1882">
        <w:rPr>
          <w:rFonts w:ascii="Monaco" w:hAnsi="Monaco" w:cs="Monaco"/>
          <w:b/>
          <w:bCs/>
          <w:color w:val="7F0055"/>
          <w:sz w:val="16"/>
          <w:lang w:val="en-US" w:eastAsia="en-US"/>
        </w:rPr>
        <w:t>null</w:t>
      </w:r>
      <w:r w:rsidRPr="002B1882">
        <w:rPr>
          <w:rFonts w:ascii="Monaco" w:hAnsi="Monaco" w:cs="Monaco"/>
          <w:color w:val="000000"/>
          <w:sz w:val="16"/>
          <w:lang w:val="en-US" w:eastAsia="en-US"/>
        </w:rPr>
        <w:t xml:space="preserve"> &amp;&amp;</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spellStart"/>
      <w:proofErr w:type="gramStart"/>
      <w:r w:rsidRPr="002B1882">
        <w:rPr>
          <w:rFonts w:ascii="Monaco" w:hAnsi="Monaco" w:cs="Monaco"/>
          <w:color w:val="000000"/>
          <w:sz w:val="16"/>
          <w:lang w:val="en-US" w:eastAsia="en-US"/>
        </w:rPr>
        <w:t>request.getMethod</w:t>
      </w:r>
      <w:proofErr w:type="spellEnd"/>
      <w:proofErr w:type="gramEnd"/>
      <w:r w:rsidRPr="002B1882">
        <w:rPr>
          <w:rFonts w:ascii="Monaco" w:hAnsi="Monaco" w:cs="Monaco"/>
          <w:color w:val="000000"/>
          <w:sz w:val="16"/>
          <w:lang w:val="en-US" w:eastAsia="en-US"/>
        </w:rPr>
        <w:t>().equals(</w:t>
      </w:r>
      <w:r w:rsidRPr="002B1882">
        <w:rPr>
          <w:rFonts w:ascii="Monaco" w:hAnsi="Monaco" w:cs="Monaco"/>
          <w:color w:val="2A00FF"/>
          <w:sz w:val="16"/>
          <w:lang w:val="en-US" w:eastAsia="en-US"/>
        </w:rPr>
        <w:t>"OPTIONS"</w:t>
      </w:r>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gramStart"/>
      <w:r w:rsidRPr="002B1882">
        <w:rPr>
          <w:rFonts w:ascii="Monaco" w:hAnsi="Monaco" w:cs="Monaco"/>
          <w:b/>
          <w:bCs/>
          <w:color w:val="7F0055"/>
          <w:sz w:val="16"/>
          <w:lang w:val="en-US" w:eastAsia="en-US"/>
        </w:rPr>
        <w:t>public</w:t>
      </w:r>
      <w:proofErr w:type="gramEnd"/>
      <w:r w:rsidRPr="002B1882">
        <w:rPr>
          <w:rFonts w:ascii="Monaco" w:hAnsi="Monaco" w:cs="Monaco"/>
          <w:color w:val="000000"/>
          <w:sz w:val="16"/>
          <w:lang w:val="en-US" w:eastAsia="en-US"/>
        </w:rPr>
        <w:t xml:space="preserve"> </w:t>
      </w:r>
      <w:r w:rsidRPr="002B1882">
        <w:rPr>
          <w:rFonts w:ascii="Monaco" w:hAnsi="Monaco" w:cs="Monaco"/>
          <w:b/>
          <w:bCs/>
          <w:color w:val="7F0055"/>
          <w:sz w:val="16"/>
          <w:lang w:val="en-US" w:eastAsia="en-US"/>
        </w:rPr>
        <w:t>void</w:t>
      </w:r>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handlePreflightRequest</w:t>
      </w:r>
      <w:proofErr w:type="spellEnd"/>
      <w:r w:rsidRPr="002B1882">
        <w:rPr>
          <w:rFonts w:ascii="Monaco" w:hAnsi="Monaco" w:cs="Monaco"/>
          <w:color w:val="000000"/>
          <w:sz w:val="16"/>
          <w:lang w:val="en-US" w:eastAsia="en-US"/>
        </w:rPr>
        <w:t>(</w:t>
      </w:r>
      <w:proofErr w:type="spellStart"/>
      <w:r w:rsidRPr="002B1882">
        <w:rPr>
          <w:rFonts w:ascii="Monaco" w:hAnsi="Monaco" w:cs="Monaco"/>
          <w:color w:val="000000"/>
          <w:sz w:val="16"/>
          <w:lang w:val="en-US" w:eastAsia="en-US"/>
        </w:rPr>
        <w:t>HttpServletRequest</w:t>
      </w:r>
      <w:proofErr w:type="spellEnd"/>
      <w:r w:rsidRPr="002B1882">
        <w:rPr>
          <w:rFonts w:ascii="Monaco" w:hAnsi="Monaco" w:cs="Monaco"/>
          <w:color w:val="000000"/>
          <w:sz w:val="16"/>
          <w:lang w:val="en-US" w:eastAsia="en-US"/>
        </w:rPr>
        <w:t xml:space="preserve"> request, </w:t>
      </w:r>
      <w:proofErr w:type="spellStart"/>
      <w:r w:rsidRPr="002B1882">
        <w:rPr>
          <w:rFonts w:ascii="Monaco" w:hAnsi="Monaco" w:cs="Monaco"/>
          <w:color w:val="000000"/>
          <w:sz w:val="16"/>
          <w:lang w:val="en-US" w:eastAsia="en-US"/>
        </w:rPr>
        <w:t>HttpServletResponse</w:t>
      </w:r>
      <w:proofErr w:type="spellEnd"/>
      <w:r w:rsidRPr="002B1882">
        <w:rPr>
          <w:rFonts w:ascii="Monaco" w:hAnsi="Monaco" w:cs="Monaco"/>
          <w:color w:val="000000"/>
          <w:sz w:val="16"/>
          <w:lang w:val="en-US" w:eastAsia="en-US"/>
        </w:rPr>
        <w:t xml:space="preserve"> response)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gramStart"/>
      <w:r w:rsidRPr="002B1882">
        <w:rPr>
          <w:rFonts w:ascii="Monaco" w:hAnsi="Monaco" w:cs="Monaco"/>
          <w:b/>
          <w:bCs/>
          <w:color w:val="7F0055"/>
          <w:sz w:val="16"/>
          <w:lang w:val="en-US" w:eastAsia="en-US"/>
        </w:rPr>
        <w:t>throws</w:t>
      </w:r>
      <w:proofErr w:type="gram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CORSInvalidRequestException</w:t>
      </w:r>
      <w:proofErr w:type="spell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CORSOriginDeniedException</w:t>
      </w:r>
      <w:proofErr w:type="spell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CORSUnsupportedHttpMethodException</w:t>
      </w:r>
      <w:proofErr w:type="spellEnd"/>
      <w:r w:rsidRPr="002B1882">
        <w:rPr>
          <w:rFonts w:ascii="Monaco" w:hAnsi="Monaco" w:cs="Monaco"/>
          <w:color w:val="000000"/>
          <w:sz w:val="16"/>
          <w:lang w:val="en-US" w:eastAsia="en-US"/>
        </w:rPr>
        <w:t xml:space="preserve">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String </w:t>
      </w:r>
      <w:proofErr w:type="spellStart"/>
      <w:r w:rsidRPr="002B1882">
        <w:rPr>
          <w:rFonts w:ascii="Monaco" w:hAnsi="Monaco" w:cs="Monaco"/>
          <w:color w:val="000000"/>
          <w:sz w:val="16"/>
          <w:lang w:val="en-US" w:eastAsia="en-US"/>
        </w:rPr>
        <w:t>originHeader</w:t>
      </w:r>
      <w:proofErr w:type="spellEnd"/>
      <w:r w:rsidRPr="002B1882">
        <w:rPr>
          <w:rFonts w:ascii="Monaco" w:hAnsi="Monaco" w:cs="Monaco"/>
          <w:color w:val="000000"/>
          <w:sz w:val="16"/>
          <w:lang w:val="en-US" w:eastAsia="en-US"/>
        </w:rPr>
        <w:t xml:space="preserve"> = </w:t>
      </w:r>
      <w:proofErr w:type="spellStart"/>
      <w:proofErr w:type="gramStart"/>
      <w:r w:rsidRPr="002B1882">
        <w:rPr>
          <w:rFonts w:ascii="Monaco" w:hAnsi="Monaco" w:cs="Monaco"/>
          <w:color w:val="000000"/>
          <w:sz w:val="16"/>
          <w:lang w:val="en-US" w:eastAsia="en-US"/>
        </w:rPr>
        <w:t>request.getHeader</w:t>
      </w:r>
      <w:proofErr w:type="spellEnd"/>
      <w:r w:rsidRPr="002B1882">
        <w:rPr>
          <w:rFonts w:ascii="Monaco" w:hAnsi="Monaco" w:cs="Monaco"/>
          <w:color w:val="000000"/>
          <w:sz w:val="16"/>
          <w:lang w:val="en-US" w:eastAsia="en-US"/>
        </w:rPr>
        <w:t>(</w:t>
      </w:r>
      <w:proofErr w:type="gramEnd"/>
      <w:r w:rsidRPr="002B1882">
        <w:rPr>
          <w:rFonts w:ascii="Monaco" w:hAnsi="Monaco" w:cs="Monaco"/>
          <w:color w:val="2A00FF"/>
          <w:sz w:val="16"/>
          <w:lang w:val="en-US" w:eastAsia="en-US"/>
        </w:rPr>
        <w:t>"Origin"</w:t>
      </w:r>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String </w:t>
      </w:r>
      <w:proofErr w:type="spellStart"/>
      <w:r w:rsidRPr="002B1882">
        <w:rPr>
          <w:rFonts w:ascii="Monaco" w:hAnsi="Monaco" w:cs="Monaco"/>
          <w:color w:val="000000"/>
          <w:sz w:val="16"/>
          <w:lang w:val="en-US" w:eastAsia="en-US"/>
        </w:rPr>
        <w:t>requestMethodHeader</w:t>
      </w:r>
      <w:proofErr w:type="spellEnd"/>
      <w:r w:rsidRPr="002B1882">
        <w:rPr>
          <w:rFonts w:ascii="Monaco" w:hAnsi="Monaco" w:cs="Monaco"/>
          <w:color w:val="000000"/>
          <w:sz w:val="16"/>
          <w:lang w:val="en-US" w:eastAsia="en-US"/>
        </w:rPr>
        <w:t xml:space="preserve"> = </w:t>
      </w:r>
      <w:proofErr w:type="spellStart"/>
      <w:proofErr w:type="gramStart"/>
      <w:r w:rsidRPr="002B1882">
        <w:rPr>
          <w:rFonts w:ascii="Monaco" w:hAnsi="Monaco" w:cs="Monaco"/>
          <w:color w:val="000000"/>
          <w:sz w:val="16"/>
          <w:lang w:val="en-US" w:eastAsia="en-US"/>
        </w:rPr>
        <w:t>request.getHeader</w:t>
      </w:r>
      <w:proofErr w:type="spellEnd"/>
      <w:r w:rsidRPr="002B1882">
        <w:rPr>
          <w:rFonts w:ascii="Monaco" w:hAnsi="Monaco" w:cs="Monaco"/>
          <w:color w:val="000000"/>
          <w:sz w:val="16"/>
          <w:lang w:val="en-US" w:eastAsia="en-US"/>
        </w:rPr>
        <w:t>(</w:t>
      </w:r>
      <w:proofErr w:type="gramEnd"/>
      <w:r w:rsidRPr="002B1882">
        <w:rPr>
          <w:rFonts w:ascii="Monaco" w:hAnsi="Monaco" w:cs="Monaco"/>
          <w:color w:val="2A00FF"/>
          <w:sz w:val="16"/>
          <w:lang w:val="en-US" w:eastAsia="en-US"/>
        </w:rPr>
        <w:t>"Access-Control-Request-Method"</w:t>
      </w:r>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gramStart"/>
      <w:r w:rsidRPr="002B1882">
        <w:rPr>
          <w:rFonts w:ascii="Monaco" w:hAnsi="Monaco" w:cs="Monaco"/>
          <w:b/>
          <w:bCs/>
          <w:color w:val="7F0055"/>
          <w:sz w:val="16"/>
          <w:lang w:val="en-US" w:eastAsia="en-US"/>
        </w:rPr>
        <w:t>if</w:t>
      </w:r>
      <w:proofErr w:type="gramEnd"/>
      <w:r w:rsidRPr="002B1882">
        <w:rPr>
          <w:rFonts w:ascii="Monaco" w:hAnsi="Monaco" w:cs="Monaco"/>
          <w:color w:val="000000"/>
          <w:sz w:val="16"/>
          <w:lang w:val="en-US" w:eastAsia="en-US"/>
        </w:rPr>
        <w:t xml:space="preserve">(! </w:t>
      </w:r>
      <w:proofErr w:type="spellStart"/>
      <w:r w:rsidRPr="002B1882">
        <w:rPr>
          <w:rFonts w:ascii="Monaco" w:hAnsi="Monaco" w:cs="Monaco"/>
          <w:i/>
          <w:iCs/>
          <w:color w:val="0000C0"/>
          <w:sz w:val="16"/>
          <w:lang w:val="en-US" w:eastAsia="en-US"/>
        </w:rPr>
        <w:t>ALLOW_</w:t>
      </w:r>
      <w:proofErr w:type="gramStart"/>
      <w:r w:rsidRPr="002B1882">
        <w:rPr>
          <w:rFonts w:ascii="Monaco" w:hAnsi="Monaco" w:cs="Monaco"/>
          <w:i/>
          <w:iCs/>
          <w:color w:val="0000C0"/>
          <w:sz w:val="16"/>
          <w:lang w:val="en-US" w:eastAsia="en-US"/>
        </w:rPr>
        <w:t>METHODS</w:t>
      </w:r>
      <w:r w:rsidRPr="002B1882">
        <w:rPr>
          <w:rFonts w:ascii="Monaco" w:hAnsi="Monaco" w:cs="Monaco"/>
          <w:color w:val="000000"/>
          <w:sz w:val="16"/>
          <w:lang w:val="en-US" w:eastAsia="en-US"/>
        </w:rPr>
        <w:t>.contains</w:t>
      </w:r>
      <w:proofErr w:type="spellEnd"/>
      <w:r w:rsidRPr="002B1882">
        <w:rPr>
          <w:rFonts w:ascii="Monaco" w:hAnsi="Monaco" w:cs="Monaco"/>
          <w:color w:val="000000"/>
          <w:sz w:val="16"/>
          <w:lang w:val="en-US" w:eastAsia="en-US"/>
        </w:rPr>
        <w:t>(</w:t>
      </w:r>
      <w:proofErr w:type="spellStart"/>
      <w:proofErr w:type="gramEnd"/>
      <w:r w:rsidRPr="002B1882">
        <w:rPr>
          <w:rFonts w:ascii="Monaco" w:hAnsi="Monaco" w:cs="Monaco"/>
          <w:color w:val="000000"/>
          <w:sz w:val="16"/>
          <w:lang w:val="en-US" w:eastAsia="en-US"/>
        </w:rPr>
        <w:t>requestMethodHeader</w:t>
      </w:r>
      <w:proofErr w:type="spellEnd"/>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gramStart"/>
      <w:r w:rsidRPr="002B1882">
        <w:rPr>
          <w:rFonts w:ascii="Monaco" w:hAnsi="Monaco" w:cs="Monaco"/>
          <w:b/>
          <w:bCs/>
          <w:color w:val="7F0055"/>
          <w:sz w:val="16"/>
          <w:lang w:val="en-US" w:eastAsia="en-US"/>
        </w:rPr>
        <w:t>throw</w:t>
      </w:r>
      <w:proofErr w:type="gramEnd"/>
      <w:r w:rsidRPr="002B1882">
        <w:rPr>
          <w:rFonts w:ascii="Monaco" w:hAnsi="Monaco" w:cs="Monaco"/>
          <w:color w:val="000000"/>
          <w:sz w:val="16"/>
          <w:lang w:val="en-US" w:eastAsia="en-US"/>
        </w:rPr>
        <w:t xml:space="preserve"> </w:t>
      </w:r>
      <w:r w:rsidRPr="002B1882">
        <w:rPr>
          <w:rFonts w:ascii="Monaco" w:hAnsi="Monaco" w:cs="Monaco"/>
          <w:b/>
          <w:bCs/>
          <w:color w:val="7F0055"/>
          <w:sz w:val="16"/>
          <w:lang w:val="en-US" w:eastAsia="en-US"/>
        </w:rPr>
        <w:t>new</w:t>
      </w:r>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CORSUnsupportedHttpMethodException</w:t>
      </w:r>
      <w:proofErr w:type="spellEnd"/>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spellStart"/>
      <w:proofErr w:type="gramStart"/>
      <w:r w:rsidRPr="002B1882">
        <w:rPr>
          <w:rFonts w:ascii="Monaco" w:hAnsi="Monaco" w:cs="Monaco"/>
          <w:b/>
          <w:bCs/>
          <w:color w:val="7F0055"/>
          <w:sz w:val="16"/>
          <w:lang w:val="en-US" w:eastAsia="en-US"/>
        </w:rPr>
        <w:t>this</w:t>
      </w:r>
      <w:r w:rsidRPr="002B1882">
        <w:rPr>
          <w:rFonts w:ascii="Monaco" w:hAnsi="Monaco" w:cs="Monaco"/>
          <w:color w:val="000000"/>
          <w:sz w:val="16"/>
          <w:lang w:val="en-US" w:eastAsia="en-US"/>
        </w:rPr>
        <w:t>.addControlHeaders</w:t>
      </w:r>
      <w:proofErr w:type="spellEnd"/>
      <w:proofErr w:type="gramEnd"/>
      <w:r w:rsidRPr="002B1882">
        <w:rPr>
          <w:rFonts w:ascii="Monaco" w:hAnsi="Monaco" w:cs="Monaco"/>
          <w:color w:val="000000"/>
          <w:sz w:val="16"/>
          <w:lang w:val="en-US" w:eastAsia="en-US"/>
        </w:rPr>
        <w:t xml:space="preserve">(response, </w:t>
      </w:r>
      <w:proofErr w:type="spellStart"/>
      <w:r w:rsidRPr="002B1882">
        <w:rPr>
          <w:rFonts w:ascii="Monaco" w:hAnsi="Monaco" w:cs="Monaco"/>
          <w:color w:val="000000"/>
          <w:sz w:val="16"/>
          <w:lang w:val="en-US" w:eastAsia="en-US"/>
        </w:rPr>
        <w:t>originHeader</w:t>
      </w:r>
      <w:proofErr w:type="spellEnd"/>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gramStart"/>
      <w:r w:rsidRPr="002B1882">
        <w:rPr>
          <w:rFonts w:ascii="Monaco" w:hAnsi="Monaco" w:cs="Monaco"/>
          <w:b/>
          <w:bCs/>
          <w:color w:val="7F0055"/>
          <w:sz w:val="16"/>
          <w:lang w:val="en-US" w:eastAsia="en-US"/>
        </w:rPr>
        <w:t>public</w:t>
      </w:r>
      <w:proofErr w:type="gramEnd"/>
      <w:r w:rsidRPr="002B1882">
        <w:rPr>
          <w:rFonts w:ascii="Monaco" w:hAnsi="Monaco" w:cs="Monaco"/>
          <w:color w:val="000000"/>
          <w:sz w:val="16"/>
          <w:lang w:val="en-US" w:eastAsia="en-US"/>
        </w:rPr>
        <w:t xml:space="preserve"> </w:t>
      </w:r>
      <w:proofErr w:type="spellStart"/>
      <w:r w:rsidRPr="002B1882">
        <w:rPr>
          <w:rFonts w:ascii="Monaco" w:hAnsi="Monaco" w:cs="Monaco"/>
          <w:b/>
          <w:bCs/>
          <w:color w:val="7F0055"/>
          <w:sz w:val="16"/>
          <w:lang w:val="en-US" w:eastAsia="en-US"/>
        </w:rPr>
        <w:t>boolean</w:t>
      </w:r>
      <w:proofErr w:type="spellEnd"/>
      <w:r w:rsidRPr="002B1882">
        <w:rPr>
          <w:rFonts w:ascii="Monaco" w:hAnsi="Monaco" w:cs="Monaco"/>
          <w:color w:val="000000"/>
          <w:sz w:val="16"/>
          <w:lang w:val="en-US" w:eastAsia="en-US"/>
        </w:rPr>
        <w:t xml:space="preserve"> </w:t>
      </w:r>
      <w:proofErr w:type="spellStart"/>
      <w:r w:rsidR="00D4160B" w:rsidRPr="002B1882">
        <w:rPr>
          <w:rFonts w:ascii="Monaco" w:hAnsi="Monaco" w:cs="Monaco"/>
          <w:color w:val="000000"/>
          <w:sz w:val="16"/>
          <w:lang w:val="en-US" w:eastAsia="en-US"/>
        </w:rPr>
        <w:t>is</w:t>
      </w:r>
      <w:r w:rsidR="00D4160B">
        <w:rPr>
          <w:rFonts w:ascii="Monaco" w:hAnsi="Monaco" w:cs="Monaco"/>
          <w:color w:val="000000"/>
          <w:sz w:val="16"/>
          <w:lang w:val="en-US" w:eastAsia="en-US"/>
        </w:rPr>
        <w:t>Original</w:t>
      </w:r>
      <w:r w:rsidR="00D4160B" w:rsidRPr="002B1882">
        <w:rPr>
          <w:rFonts w:ascii="Monaco" w:hAnsi="Monaco" w:cs="Monaco"/>
          <w:color w:val="000000"/>
          <w:sz w:val="16"/>
          <w:lang w:val="en-US" w:eastAsia="en-US"/>
        </w:rPr>
        <w:t>Request</w:t>
      </w:r>
      <w:proofErr w:type="spellEnd"/>
      <w:r w:rsidRPr="002B1882">
        <w:rPr>
          <w:rFonts w:ascii="Monaco" w:hAnsi="Monaco" w:cs="Monaco"/>
          <w:color w:val="000000"/>
          <w:sz w:val="16"/>
          <w:lang w:val="en-US" w:eastAsia="en-US"/>
        </w:rPr>
        <w:t>(</w:t>
      </w:r>
      <w:proofErr w:type="spellStart"/>
      <w:r w:rsidRPr="002B1882">
        <w:rPr>
          <w:rFonts w:ascii="Monaco" w:hAnsi="Monaco" w:cs="Monaco"/>
          <w:color w:val="000000"/>
          <w:sz w:val="16"/>
          <w:lang w:val="en-US" w:eastAsia="en-US"/>
        </w:rPr>
        <w:t>HttpServletRequest</w:t>
      </w:r>
      <w:proofErr w:type="spellEnd"/>
      <w:r w:rsidRPr="002B1882">
        <w:rPr>
          <w:rFonts w:ascii="Monaco" w:hAnsi="Monaco" w:cs="Monaco"/>
          <w:color w:val="000000"/>
          <w:sz w:val="16"/>
          <w:lang w:val="en-US" w:eastAsia="en-US"/>
        </w:rPr>
        <w:t xml:space="preserve"> request){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gramStart"/>
      <w:r w:rsidRPr="002B1882">
        <w:rPr>
          <w:rFonts w:ascii="Monaco" w:hAnsi="Monaco" w:cs="Monaco"/>
          <w:b/>
          <w:bCs/>
          <w:color w:val="7F0055"/>
          <w:sz w:val="16"/>
          <w:lang w:val="en-US" w:eastAsia="en-US"/>
        </w:rPr>
        <w:t>return</w:t>
      </w:r>
      <w:proofErr w:type="gram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request.getHeader</w:t>
      </w:r>
      <w:proofErr w:type="spellEnd"/>
      <w:r w:rsidRPr="002B1882">
        <w:rPr>
          <w:rFonts w:ascii="Monaco" w:hAnsi="Monaco" w:cs="Monaco"/>
          <w:color w:val="000000"/>
          <w:sz w:val="16"/>
          <w:lang w:val="en-US" w:eastAsia="en-US"/>
        </w:rPr>
        <w:t>(</w:t>
      </w:r>
      <w:r w:rsidRPr="002B1882">
        <w:rPr>
          <w:rFonts w:ascii="Monaco" w:hAnsi="Monaco" w:cs="Monaco"/>
          <w:color w:val="2A00FF"/>
          <w:sz w:val="16"/>
          <w:lang w:val="en-US" w:eastAsia="en-US"/>
        </w:rPr>
        <w:t>"Origin"</w:t>
      </w:r>
      <w:r w:rsidRPr="002B1882">
        <w:rPr>
          <w:rFonts w:ascii="Monaco" w:hAnsi="Monaco" w:cs="Monaco"/>
          <w:color w:val="000000"/>
          <w:sz w:val="16"/>
          <w:lang w:val="en-US" w:eastAsia="en-US"/>
        </w:rPr>
        <w:t xml:space="preserve">) != </w:t>
      </w:r>
      <w:r w:rsidRPr="002B1882">
        <w:rPr>
          <w:rFonts w:ascii="Monaco" w:hAnsi="Monaco" w:cs="Monaco"/>
          <w:b/>
          <w:bCs/>
          <w:color w:val="7F0055"/>
          <w:sz w:val="16"/>
          <w:lang w:val="en-US" w:eastAsia="en-US"/>
        </w:rPr>
        <w:t>null</w:t>
      </w:r>
      <w:r w:rsidRPr="002B1882">
        <w:rPr>
          <w:rFonts w:ascii="Monaco" w:hAnsi="Monaco" w:cs="Monaco"/>
          <w:color w:val="000000"/>
          <w:sz w:val="16"/>
          <w:lang w:val="en-US" w:eastAsia="en-US"/>
        </w:rPr>
        <w:t xml:space="preserve"> &amp;&amp;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spellStart"/>
      <w:proofErr w:type="gramStart"/>
      <w:r w:rsidRPr="002B1882">
        <w:rPr>
          <w:rFonts w:ascii="Monaco" w:hAnsi="Monaco" w:cs="Monaco"/>
          <w:color w:val="000000"/>
          <w:sz w:val="16"/>
          <w:lang w:val="en-US" w:eastAsia="en-US"/>
        </w:rPr>
        <w:t>request.getMethod</w:t>
      </w:r>
      <w:proofErr w:type="spellEnd"/>
      <w:proofErr w:type="gramEnd"/>
      <w:r w:rsidRPr="002B1882">
        <w:rPr>
          <w:rFonts w:ascii="Monaco" w:hAnsi="Monaco" w:cs="Monaco"/>
          <w:color w:val="000000"/>
          <w:sz w:val="16"/>
          <w:lang w:val="en-US" w:eastAsia="en-US"/>
        </w:rPr>
        <w:t xml:space="preserve">() != </w:t>
      </w:r>
      <w:r w:rsidRPr="002B1882">
        <w:rPr>
          <w:rFonts w:ascii="Monaco" w:hAnsi="Monaco" w:cs="Monaco"/>
          <w:b/>
          <w:bCs/>
          <w:color w:val="7F0055"/>
          <w:sz w:val="16"/>
          <w:lang w:val="en-US" w:eastAsia="en-US"/>
        </w:rPr>
        <w:t>null</w:t>
      </w:r>
      <w:r w:rsidRPr="002B1882">
        <w:rPr>
          <w:rFonts w:ascii="Monaco" w:hAnsi="Monaco" w:cs="Monaco"/>
          <w:color w:val="000000"/>
          <w:sz w:val="16"/>
          <w:lang w:val="en-US" w:eastAsia="en-US"/>
        </w:rPr>
        <w:t xml:space="preserve"> &amp;&amp;</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gramStart"/>
      <w:r w:rsidRPr="002B1882">
        <w:rPr>
          <w:rFonts w:ascii="Monaco" w:hAnsi="Monaco" w:cs="Monaco"/>
          <w:color w:val="000000"/>
          <w:sz w:val="16"/>
          <w:lang w:val="en-US" w:eastAsia="en-US"/>
        </w:rPr>
        <w:t>!</w:t>
      </w:r>
      <w:proofErr w:type="spellStart"/>
      <w:r w:rsidRPr="002B1882">
        <w:rPr>
          <w:rFonts w:ascii="Monaco" w:hAnsi="Monaco" w:cs="Monaco"/>
          <w:color w:val="000000"/>
          <w:sz w:val="16"/>
          <w:lang w:val="en-US" w:eastAsia="en-US"/>
        </w:rPr>
        <w:t>request.getMethod</w:t>
      </w:r>
      <w:proofErr w:type="spellEnd"/>
      <w:proofErr w:type="gramEnd"/>
      <w:r w:rsidRPr="002B1882">
        <w:rPr>
          <w:rFonts w:ascii="Monaco" w:hAnsi="Monaco" w:cs="Monaco"/>
          <w:color w:val="000000"/>
          <w:sz w:val="16"/>
          <w:lang w:val="en-US" w:eastAsia="en-US"/>
        </w:rPr>
        <w:t>().equals(</w:t>
      </w:r>
      <w:r w:rsidRPr="002B1882">
        <w:rPr>
          <w:rFonts w:ascii="Monaco" w:hAnsi="Monaco" w:cs="Monaco"/>
          <w:color w:val="2A00FF"/>
          <w:sz w:val="16"/>
          <w:lang w:val="en-US" w:eastAsia="en-US"/>
        </w:rPr>
        <w:t>"OPTIONS"</w:t>
      </w:r>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gramStart"/>
      <w:r w:rsidRPr="002B1882">
        <w:rPr>
          <w:rFonts w:ascii="Monaco" w:hAnsi="Monaco" w:cs="Monaco"/>
          <w:b/>
          <w:bCs/>
          <w:color w:val="7F0055"/>
          <w:sz w:val="16"/>
          <w:lang w:val="en-US" w:eastAsia="en-US"/>
        </w:rPr>
        <w:t>public</w:t>
      </w:r>
      <w:proofErr w:type="gramEnd"/>
      <w:r w:rsidRPr="002B1882">
        <w:rPr>
          <w:rFonts w:ascii="Monaco" w:hAnsi="Monaco" w:cs="Monaco"/>
          <w:color w:val="000000"/>
          <w:sz w:val="16"/>
          <w:lang w:val="en-US" w:eastAsia="en-US"/>
        </w:rPr>
        <w:t xml:space="preserve"> </w:t>
      </w:r>
      <w:r w:rsidRPr="002B1882">
        <w:rPr>
          <w:rFonts w:ascii="Monaco" w:hAnsi="Monaco" w:cs="Monaco"/>
          <w:b/>
          <w:bCs/>
          <w:color w:val="7F0055"/>
          <w:sz w:val="16"/>
          <w:lang w:val="en-US" w:eastAsia="en-US"/>
        </w:rPr>
        <w:t>void</w:t>
      </w:r>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handle</w:t>
      </w:r>
      <w:r w:rsidR="00D4160B">
        <w:rPr>
          <w:rFonts w:ascii="Monaco" w:hAnsi="Monaco" w:cs="Monaco"/>
          <w:color w:val="000000"/>
          <w:sz w:val="16"/>
          <w:lang w:val="en-US" w:eastAsia="en-US"/>
        </w:rPr>
        <w:t>Original</w:t>
      </w:r>
      <w:r w:rsidRPr="002B1882">
        <w:rPr>
          <w:rFonts w:ascii="Monaco" w:hAnsi="Monaco" w:cs="Monaco"/>
          <w:color w:val="000000"/>
          <w:sz w:val="16"/>
          <w:lang w:val="en-US" w:eastAsia="en-US"/>
        </w:rPr>
        <w:t>Request</w:t>
      </w:r>
      <w:proofErr w:type="spellEnd"/>
      <w:r w:rsidRPr="002B1882">
        <w:rPr>
          <w:rFonts w:ascii="Monaco" w:hAnsi="Monaco" w:cs="Monaco"/>
          <w:color w:val="000000"/>
          <w:sz w:val="16"/>
          <w:lang w:val="en-US" w:eastAsia="en-US"/>
        </w:rPr>
        <w:t>(</w:t>
      </w:r>
      <w:proofErr w:type="spellStart"/>
      <w:r w:rsidRPr="002B1882">
        <w:rPr>
          <w:rFonts w:ascii="Monaco" w:hAnsi="Monaco" w:cs="Monaco"/>
          <w:color w:val="000000"/>
          <w:sz w:val="16"/>
          <w:lang w:val="en-US" w:eastAsia="en-US"/>
        </w:rPr>
        <w:t>HttpServletRequest</w:t>
      </w:r>
      <w:proofErr w:type="spellEnd"/>
      <w:r w:rsidRPr="002B1882">
        <w:rPr>
          <w:rFonts w:ascii="Monaco" w:hAnsi="Monaco" w:cs="Monaco"/>
          <w:color w:val="000000"/>
          <w:sz w:val="16"/>
          <w:lang w:val="en-US" w:eastAsia="en-US"/>
        </w:rPr>
        <w:t xml:space="preserve"> request, </w:t>
      </w:r>
      <w:proofErr w:type="spellStart"/>
      <w:r w:rsidRPr="002B1882">
        <w:rPr>
          <w:rFonts w:ascii="Monaco" w:hAnsi="Monaco" w:cs="Monaco"/>
          <w:color w:val="000000"/>
          <w:sz w:val="16"/>
          <w:lang w:val="en-US" w:eastAsia="en-US"/>
        </w:rPr>
        <w:t>HttpServletResponse</w:t>
      </w:r>
      <w:proofErr w:type="spellEnd"/>
      <w:r w:rsidRPr="002B1882">
        <w:rPr>
          <w:rFonts w:ascii="Monaco" w:hAnsi="Monaco" w:cs="Monaco"/>
          <w:color w:val="000000"/>
          <w:sz w:val="16"/>
          <w:lang w:val="en-US" w:eastAsia="en-US"/>
        </w:rPr>
        <w:t xml:space="preserve"> response)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gramStart"/>
      <w:r w:rsidRPr="002B1882">
        <w:rPr>
          <w:rFonts w:ascii="Monaco" w:hAnsi="Monaco" w:cs="Monaco"/>
          <w:b/>
          <w:bCs/>
          <w:color w:val="7F0055"/>
          <w:sz w:val="16"/>
          <w:lang w:val="en-US" w:eastAsia="en-US"/>
        </w:rPr>
        <w:t>throws</w:t>
      </w:r>
      <w:proofErr w:type="gram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CORSInvalidRequestException</w:t>
      </w:r>
      <w:proofErr w:type="spell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CORSOriginDeniedException</w:t>
      </w:r>
      <w:proofErr w:type="spellEnd"/>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CORSUnsupportedHttpMethodException</w:t>
      </w:r>
      <w:proofErr w:type="spellEnd"/>
      <w:r w:rsidRPr="002B1882">
        <w:rPr>
          <w:rFonts w:ascii="Monaco" w:hAnsi="Monaco" w:cs="Monaco"/>
          <w:color w:val="000000"/>
          <w:sz w:val="16"/>
          <w:lang w:val="en-US" w:eastAsia="en-US"/>
        </w:rPr>
        <w:t xml:space="preserve">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String </w:t>
      </w:r>
      <w:proofErr w:type="spellStart"/>
      <w:r w:rsidRPr="002B1882">
        <w:rPr>
          <w:rFonts w:ascii="Monaco" w:hAnsi="Monaco" w:cs="Monaco"/>
          <w:color w:val="000000"/>
          <w:sz w:val="16"/>
          <w:lang w:val="en-US" w:eastAsia="en-US"/>
        </w:rPr>
        <w:t>originHeader</w:t>
      </w:r>
      <w:proofErr w:type="spellEnd"/>
      <w:r w:rsidRPr="002B1882">
        <w:rPr>
          <w:rFonts w:ascii="Monaco" w:hAnsi="Monaco" w:cs="Monaco"/>
          <w:color w:val="000000"/>
          <w:sz w:val="16"/>
          <w:lang w:val="en-US" w:eastAsia="en-US"/>
        </w:rPr>
        <w:t xml:space="preserve"> = </w:t>
      </w:r>
      <w:proofErr w:type="spellStart"/>
      <w:proofErr w:type="gramStart"/>
      <w:r w:rsidRPr="002B1882">
        <w:rPr>
          <w:rFonts w:ascii="Monaco" w:hAnsi="Monaco" w:cs="Monaco"/>
          <w:color w:val="000000"/>
          <w:sz w:val="16"/>
          <w:lang w:val="en-US" w:eastAsia="en-US"/>
        </w:rPr>
        <w:t>request.getHeader</w:t>
      </w:r>
      <w:proofErr w:type="spellEnd"/>
      <w:r w:rsidRPr="002B1882">
        <w:rPr>
          <w:rFonts w:ascii="Monaco" w:hAnsi="Monaco" w:cs="Monaco"/>
          <w:color w:val="000000"/>
          <w:sz w:val="16"/>
          <w:lang w:val="en-US" w:eastAsia="en-US"/>
        </w:rPr>
        <w:t>(</w:t>
      </w:r>
      <w:proofErr w:type="gramEnd"/>
      <w:r w:rsidRPr="002B1882">
        <w:rPr>
          <w:rFonts w:ascii="Monaco" w:hAnsi="Monaco" w:cs="Monaco"/>
          <w:color w:val="2A00FF"/>
          <w:sz w:val="16"/>
          <w:lang w:val="en-US" w:eastAsia="en-US"/>
        </w:rPr>
        <w:t>"Origin"</w:t>
      </w:r>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String </w:t>
      </w:r>
      <w:proofErr w:type="spellStart"/>
      <w:r w:rsidRPr="002B1882">
        <w:rPr>
          <w:rFonts w:ascii="Monaco" w:hAnsi="Monaco" w:cs="Monaco"/>
          <w:color w:val="000000"/>
          <w:sz w:val="16"/>
          <w:lang w:val="en-US" w:eastAsia="en-US"/>
        </w:rPr>
        <w:t>httpMethod</w:t>
      </w:r>
      <w:proofErr w:type="spellEnd"/>
      <w:r w:rsidRPr="002B1882">
        <w:rPr>
          <w:rFonts w:ascii="Monaco" w:hAnsi="Monaco" w:cs="Monaco"/>
          <w:color w:val="000000"/>
          <w:sz w:val="16"/>
          <w:lang w:val="en-US" w:eastAsia="en-US"/>
        </w:rPr>
        <w:t xml:space="preserve"> = </w:t>
      </w:r>
      <w:proofErr w:type="spellStart"/>
      <w:proofErr w:type="gramStart"/>
      <w:r w:rsidRPr="002B1882">
        <w:rPr>
          <w:rFonts w:ascii="Monaco" w:hAnsi="Monaco" w:cs="Monaco"/>
          <w:color w:val="000000"/>
          <w:sz w:val="16"/>
          <w:lang w:val="en-US" w:eastAsia="en-US"/>
        </w:rPr>
        <w:t>request.getMethod</w:t>
      </w:r>
      <w:proofErr w:type="spellEnd"/>
      <w:r w:rsidRPr="002B1882">
        <w:rPr>
          <w:rFonts w:ascii="Monaco" w:hAnsi="Monaco" w:cs="Monaco"/>
          <w:color w:val="000000"/>
          <w:sz w:val="16"/>
          <w:lang w:val="en-US" w:eastAsia="en-US"/>
        </w:rPr>
        <w:t>(</w:t>
      </w:r>
      <w:proofErr w:type="gramEnd"/>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gramStart"/>
      <w:r w:rsidRPr="002B1882">
        <w:rPr>
          <w:rFonts w:ascii="Monaco" w:hAnsi="Monaco" w:cs="Monaco"/>
          <w:b/>
          <w:bCs/>
          <w:color w:val="7F0055"/>
          <w:sz w:val="16"/>
          <w:lang w:val="en-US" w:eastAsia="en-US"/>
        </w:rPr>
        <w:t>if</w:t>
      </w:r>
      <w:proofErr w:type="gramEnd"/>
      <w:r w:rsidRPr="002B1882">
        <w:rPr>
          <w:rFonts w:ascii="Monaco" w:hAnsi="Monaco" w:cs="Monaco"/>
          <w:color w:val="000000"/>
          <w:sz w:val="16"/>
          <w:lang w:val="en-US" w:eastAsia="en-US"/>
        </w:rPr>
        <w:t xml:space="preserve">(! </w:t>
      </w:r>
      <w:proofErr w:type="spellStart"/>
      <w:r w:rsidRPr="002B1882">
        <w:rPr>
          <w:rFonts w:ascii="Monaco" w:hAnsi="Monaco" w:cs="Monaco"/>
          <w:i/>
          <w:iCs/>
          <w:color w:val="0000C0"/>
          <w:sz w:val="16"/>
          <w:lang w:val="en-US" w:eastAsia="en-US"/>
        </w:rPr>
        <w:t>ALLOW_</w:t>
      </w:r>
      <w:proofErr w:type="gramStart"/>
      <w:r w:rsidRPr="002B1882">
        <w:rPr>
          <w:rFonts w:ascii="Monaco" w:hAnsi="Monaco" w:cs="Monaco"/>
          <w:i/>
          <w:iCs/>
          <w:color w:val="0000C0"/>
          <w:sz w:val="16"/>
          <w:lang w:val="en-US" w:eastAsia="en-US"/>
        </w:rPr>
        <w:t>METHODS</w:t>
      </w:r>
      <w:r w:rsidRPr="002B1882">
        <w:rPr>
          <w:rFonts w:ascii="Monaco" w:hAnsi="Monaco" w:cs="Monaco"/>
          <w:color w:val="000000"/>
          <w:sz w:val="16"/>
          <w:lang w:val="en-US" w:eastAsia="en-US"/>
        </w:rPr>
        <w:t>.contains</w:t>
      </w:r>
      <w:proofErr w:type="spellEnd"/>
      <w:r w:rsidRPr="002B1882">
        <w:rPr>
          <w:rFonts w:ascii="Monaco" w:hAnsi="Monaco" w:cs="Monaco"/>
          <w:color w:val="000000"/>
          <w:sz w:val="16"/>
          <w:lang w:val="en-US" w:eastAsia="en-US"/>
        </w:rPr>
        <w:t>(</w:t>
      </w:r>
      <w:proofErr w:type="spellStart"/>
      <w:proofErr w:type="gramEnd"/>
      <w:r w:rsidRPr="002B1882">
        <w:rPr>
          <w:rFonts w:ascii="Monaco" w:hAnsi="Monaco" w:cs="Monaco"/>
          <w:color w:val="000000"/>
          <w:sz w:val="16"/>
          <w:lang w:val="en-US" w:eastAsia="en-US"/>
        </w:rPr>
        <w:t>httpMethod</w:t>
      </w:r>
      <w:proofErr w:type="spellEnd"/>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gramStart"/>
      <w:r w:rsidRPr="002B1882">
        <w:rPr>
          <w:rFonts w:ascii="Monaco" w:hAnsi="Monaco" w:cs="Monaco"/>
          <w:b/>
          <w:bCs/>
          <w:color w:val="7F0055"/>
          <w:sz w:val="16"/>
          <w:lang w:val="en-US" w:eastAsia="en-US"/>
        </w:rPr>
        <w:t>throw</w:t>
      </w:r>
      <w:proofErr w:type="gramEnd"/>
      <w:r w:rsidRPr="002B1882">
        <w:rPr>
          <w:rFonts w:ascii="Monaco" w:hAnsi="Monaco" w:cs="Monaco"/>
          <w:color w:val="000000"/>
          <w:sz w:val="16"/>
          <w:lang w:val="en-US" w:eastAsia="en-US"/>
        </w:rPr>
        <w:t xml:space="preserve"> </w:t>
      </w:r>
      <w:r w:rsidRPr="002B1882">
        <w:rPr>
          <w:rFonts w:ascii="Monaco" w:hAnsi="Monaco" w:cs="Monaco"/>
          <w:b/>
          <w:bCs/>
          <w:color w:val="7F0055"/>
          <w:sz w:val="16"/>
          <w:lang w:val="en-US" w:eastAsia="en-US"/>
        </w:rPr>
        <w:t>new</w:t>
      </w:r>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CORSUnsupportedHttpMethodException</w:t>
      </w:r>
      <w:proofErr w:type="spellEnd"/>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spellStart"/>
      <w:proofErr w:type="gramStart"/>
      <w:r w:rsidRPr="002B1882">
        <w:rPr>
          <w:rFonts w:ascii="Monaco" w:hAnsi="Monaco" w:cs="Monaco"/>
          <w:b/>
          <w:bCs/>
          <w:color w:val="7F0055"/>
          <w:sz w:val="16"/>
          <w:lang w:val="en-US" w:eastAsia="en-US"/>
        </w:rPr>
        <w:t>this</w:t>
      </w:r>
      <w:r w:rsidRPr="002B1882">
        <w:rPr>
          <w:rFonts w:ascii="Monaco" w:hAnsi="Monaco" w:cs="Monaco"/>
          <w:color w:val="000000"/>
          <w:sz w:val="16"/>
          <w:lang w:val="en-US" w:eastAsia="en-US"/>
        </w:rPr>
        <w:t>.addControlHeaders</w:t>
      </w:r>
      <w:proofErr w:type="spellEnd"/>
      <w:proofErr w:type="gramEnd"/>
      <w:r w:rsidRPr="002B1882">
        <w:rPr>
          <w:rFonts w:ascii="Monaco" w:hAnsi="Monaco" w:cs="Monaco"/>
          <w:color w:val="000000"/>
          <w:sz w:val="16"/>
          <w:lang w:val="en-US" w:eastAsia="en-US"/>
        </w:rPr>
        <w:t xml:space="preserve">(response, </w:t>
      </w:r>
      <w:proofErr w:type="spellStart"/>
      <w:r w:rsidRPr="002B1882">
        <w:rPr>
          <w:rFonts w:ascii="Monaco" w:hAnsi="Monaco" w:cs="Monaco"/>
          <w:color w:val="000000"/>
          <w:sz w:val="16"/>
          <w:lang w:val="en-US" w:eastAsia="en-US"/>
        </w:rPr>
        <w:t>originHeader</w:t>
      </w:r>
      <w:proofErr w:type="spellEnd"/>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gramStart"/>
      <w:r w:rsidRPr="002B1882">
        <w:rPr>
          <w:rFonts w:ascii="Monaco" w:hAnsi="Monaco" w:cs="Monaco"/>
          <w:b/>
          <w:bCs/>
          <w:color w:val="7F0055"/>
          <w:sz w:val="16"/>
          <w:lang w:val="en-US" w:eastAsia="en-US"/>
        </w:rPr>
        <w:t>private</w:t>
      </w:r>
      <w:proofErr w:type="gramEnd"/>
      <w:r w:rsidRPr="002B1882">
        <w:rPr>
          <w:rFonts w:ascii="Monaco" w:hAnsi="Monaco" w:cs="Monaco"/>
          <w:color w:val="000000"/>
          <w:sz w:val="16"/>
          <w:lang w:val="en-US" w:eastAsia="en-US"/>
        </w:rPr>
        <w:t xml:space="preserve"> </w:t>
      </w:r>
      <w:r w:rsidRPr="002B1882">
        <w:rPr>
          <w:rFonts w:ascii="Monaco" w:hAnsi="Monaco" w:cs="Monaco"/>
          <w:b/>
          <w:bCs/>
          <w:color w:val="7F0055"/>
          <w:sz w:val="16"/>
          <w:lang w:val="en-US" w:eastAsia="en-US"/>
        </w:rPr>
        <w:t>void</w:t>
      </w:r>
      <w:r w:rsidRPr="002B1882">
        <w:rPr>
          <w:rFonts w:ascii="Monaco" w:hAnsi="Monaco" w:cs="Monaco"/>
          <w:color w:val="000000"/>
          <w:sz w:val="16"/>
          <w:lang w:val="en-US" w:eastAsia="en-US"/>
        </w:rPr>
        <w:t xml:space="preserve"> </w:t>
      </w:r>
      <w:proofErr w:type="spellStart"/>
      <w:r w:rsidRPr="002B1882">
        <w:rPr>
          <w:rFonts w:ascii="Monaco" w:hAnsi="Monaco" w:cs="Monaco"/>
          <w:color w:val="000000"/>
          <w:sz w:val="16"/>
          <w:lang w:val="en-US" w:eastAsia="en-US"/>
        </w:rPr>
        <w:t>addControlHeaders</w:t>
      </w:r>
      <w:proofErr w:type="spellEnd"/>
      <w:r w:rsidRPr="002B1882">
        <w:rPr>
          <w:rFonts w:ascii="Monaco" w:hAnsi="Monaco" w:cs="Monaco"/>
          <w:color w:val="000000"/>
          <w:sz w:val="16"/>
          <w:lang w:val="en-US" w:eastAsia="en-US"/>
        </w:rPr>
        <w:t>(</w:t>
      </w:r>
      <w:proofErr w:type="spellStart"/>
      <w:r w:rsidRPr="002B1882">
        <w:rPr>
          <w:rFonts w:ascii="Monaco" w:hAnsi="Monaco" w:cs="Monaco"/>
          <w:color w:val="000000"/>
          <w:sz w:val="16"/>
          <w:lang w:val="en-US" w:eastAsia="en-US"/>
        </w:rPr>
        <w:t>HttpServletResponse</w:t>
      </w:r>
      <w:proofErr w:type="spellEnd"/>
      <w:r w:rsidRPr="002B1882">
        <w:rPr>
          <w:rFonts w:ascii="Monaco" w:hAnsi="Monaco" w:cs="Monaco"/>
          <w:color w:val="000000"/>
          <w:sz w:val="16"/>
          <w:lang w:val="en-US" w:eastAsia="en-US"/>
        </w:rPr>
        <w:t xml:space="preserve"> response, String origin) {</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spellStart"/>
      <w:proofErr w:type="gramStart"/>
      <w:r w:rsidRPr="002B1882">
        <w:rPr>
          <w:rFonts w:ascii="Monaco" w:hAnsi="Monaco" w:cs="Monaco"/>
          <w:color w:val="000000"/>
          <w:sz w:val="16"/>
          <w:lang w:val="en-US" w:eastAsia="en-US"/>
        </w:rPr>
        <w:t>response.addHeader</w:t>
      </w:r>
      <w:proofErr w:type="spellEnd"/>
      <w:proofErr w:type="gramEnd"/>
      <w:r w:rsidRPr="002B1882">
        <w:rPr>
          <w:rFonts w:ascii="Monaco" w:hAnsi="Monaco" w:cs="Monaco"/>
          <w:color w:val="000000"/>
          <w:sz w:val="16"/>
          <w:lang w:val="en-US" w:eastAsia="en-US"/>
        </w:rPr>
        <w:t>(</w:t>
      </w:r>
      <w:r w:rsidRPr="002B1882">
        <w:rPr>
          <w:rFonts w:ascii="Monaco" w:hAnsi="Monaco" w:cs="Monaco"/>
          <w:color w:val="2A00FF"/>
          <w:sz w:val="16"/>
          <w:lang w:val="en-US" w:eastAsia="en-US"/>
        </w:rPr>
        <w:t>"Access-Control-Allow-Origin"</w:t>
      </w:r>
      <w:r w:rsidRPr="002B1882">
        <w:rPr>
          <w:rFonts w:ascii="Monaco" w:hAnsi="Monaco" w:cs="Monaco"/>
          <w:color w:val="000000"/>
          <w:sz w:val="16"/>
          <w:lang w:val="en-US" w:eastAsia="en-US"/>
        </w:rPr>
        <w:t>, origin);</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spellStart"/>
      <w:proofErr w:type="gramStart"/>
      <w:r w:rsidRPr="002B1882">
        <w:rPr>
          <w:rFonts w:ascii="Monaco" w:hAnsi="Monaco" w:cs="Monaco"/>
          <w:color w:val="000000"/>
          <w:sz w:val="16"/>
          <w:lang w:val="en-US" w:eastAsia="en-US"/>
        </w:rPr>
        <w:t>response.addHeader</w:t>
      </w:r>
      <w:proofErr w:type="spellEnd"/>
      <w:proofErr w:type="gramEnd"/>
      <w:r w:rsidRPr="002B1882">
        <w:rPr>
          <w:rFonts w:ascii="Monaco" w:hAnsi="Monaco" w:cs="Monaco"/>
          <w:color w:val="000000"/>
          <w:sz w:val="16"/>
          <w:lang w:val="en-US" w:eastAsia="en-US"/>
        </w:rPr>
        <w:t>(</w:t>
      </w:r>
      <w:r w:rsidRPr="002B1882">
        <w:rPr>
          <w:rFonts w:ascii="Monaco" w:hAnsi="Monaco" w:cs="Monaco"/>
          <w:color w:val="2A00FF"/>
          <w:sz w:val="16"/>
          <w:lang w:val="en-US" w:eastAsia="en-US"/>
        </w:rPr>
        <w:t>"Access-Control-Allow-Credentials"</w:t>
      </w:r>
      <w:r w:rsidRPr="002B1882">
        <w:rPr>
          <w:rFonts w:ascii="Monaco" w:hAnsi="Monaco" w:cs="Monaco"/>
          <w:color w:val="000000"/>
          <w:sz w:val="16"/>
          <w:lang w:val="en-US" w:eastAsia="en-US"/>
        </w:rPr>
        <w:t xml:space="preserve">, </w:t>
      </w:r>
      <w:r w:rsidRPr="002B1882">
        <w:rPr>
          <w:rFonts w:ascii="Monaco" w:hAnsi="Monaco" w:cs="Monaco"/>
          <w:i/>
          <w:iCs/>
          <w:color w:val="0000C0"/>
          <w:sz w:val="16"/>
          <w:lang w:val="en-US" w:eastAsia="en-US"/>
        </w:rPr>
        <w:t>ALLOW_CREDENTIALS</w:t>
      </w:r>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spellStart"/>
      <w:proofErr w:type="gramStart"/>
      <w:r w:rsidRPr="002B1882">
        <w:rPr>
          <w:rFonts w:ascii="Monaco" w:hAnsi="Monaco" w:cs="Monaco"/>
          <w:color w:val="000000"/>
          <w:sz w:val="16"/>
          <w:lang w:val="en-US" w:eastAsia="en-US"/>
        </w:rPr>
        <w:t>response.addHeader</w:t>
      </w:r>
      <w:proofErr w:type="spellEnd"/>
      <w:proofErr w:type="gramEnd"/>
      <w:r w:rsidRPr="002B1882">
        <w:rPr>
          <w:rFonts w:ascii="Monaco" w:hAnsi="Monaco" w:cs="Monaco"/>
          <w:color w:val="000000"/>
          <w:sz w:val="16"/>
          <w:lang w:val="en-US" w:eastAsia="en-US"/>
        </w:rPr>
        <w:t>(</w:t>
      </w:r>
      <w:r w:rsidRPr="002B1882">
        <w:rPr>
          <w:rFonts w:ascii="Monaco" w:hAnsi="Monaco" w:cs="Monaco"/>
          <w:color w:val="2A00FF"/>
          <w:sz w:val="16"/>
          <w:lang w:val="en-US" w:eastAsia="en-US"/>
        </w:rPr>
        <w:t>"Access-Control-Allow-Methods"</w:t>
      </w:r>
      <w:r w:rsidRPr="002B1882">
        <w:rPr>
          <w:rFonts w:ascii="Monaco" w:hAnsi="Monaco" w:cs="Monaco"/>
          <w:color w:val="000000"/>
          <w:sz w:val="16"/>
          <w:lang w:val="en-US" w:eastAsia="en-US"/>
        </w:rPr>
        <w:t xml:space="preserve">, </w:t>
      </w:r>
      <w:r w:rsidRPr="002B1882">
        <w:rPr>
          <w:rFonts w:ascii="Monaco" w:hAnsi="Monaco" w:cs="Monaco"/>
          <w:i/>
          <w:iCs/>
          <w:color w:val="0000C0"/>
          <w:sz w:val="16"/>
          <w:lang w:val="en-US" w:eastAsia="en-US"/>
        </w:rPr>
        <w:t>ALLOW_METHODS</w:t>
      </w:r>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spellStart"/>
      <w:proofErr w:type="gramStart"/>
      <w:r w:rsidRPr="002B1882">
        <w:rPr>
          <w:rFonts w:ascii="Monaco" w:hAnsi="Monaco" w:cs="Monaco"/>
          <w:color w:val="000000"/>
          <w:sz w:val="16"/>
          <w:lang w:val="en-US" w:eastAsia="en-US"/>
        </w:rPr>
        <w:t>response.addHeader</w:t>
      </w:r>
      <w:proofErr w:type="spellEnd"/>
      <w:proofErr w:type="gramEnd"/>
      <w:r w:rsidRPr="002B1882">
        <w:rPr>
          <w:rFonts w:ascii="Monaco" w:hAnsi="Monaco" w:cs="Monaco"/>
          <w:color w:val="000000"/>
          <w:sz w:val="16"/>
          <w:lang w:val="en-US" w:eastAsia="en-US"/>
        </w:rPr>
        <w:t>(</w:t>
      </w:r>
      <w:r w:rsidRPr="002B1882">
        <w:rPr>
          <w:rFonts w:ascii="Monaco" w:hAnsi="Monaco" w:cs="Monaco"/>
          <w:color w:val="2A00FF"/>
          <w:sz w:val="16"/>
          <w:lang w:val="en-US" w:eastAsia="en-US"/>
        </w:rPr>
        <w:t>"Access-Control-Allow-Headers"</w:t>
      </w:r>
      <w:r w:rsidRPr="002B1882">
        <w:rPr>
          <w:rFonts w:ascii="Monaco" w:hAnsi="Monaco" w:cs="Monaco"/>
          <w:color w:val="000000"/>
          <w:sz w:val="16"/>
          <w:lang w:val="en-US" w:eastAsia="en-US"/>
        </w:rPr>
        <w:t xml:space="preserve">, </w:t>
      </w:r>
      <w:r w:rsidRPr="002B1882">
        <w:rPr>
          <w:rFonts w:ascii="Monaco" w:hAnsi="Monaco" w:cs="Monaco"/>
          <w:i/>
          <w:iCs/>
          <w:color w:val="0000C0"/>
          <w:sz w:val="16"/>
          <w:lang w:val="en-US" w:eastAsia="en-US"/>
        </w:rPr>
        <w:t>ALLOW_HEADERS</w:t>
      </w:r>
      <w:r w:rsidRPr="002B1882">
        <w:rPr>
          <w:rFonts w:ascii="Monaco" w:hAnsi="Monaco" w:cs="Monaco"/>
          <w:color w:val="000000"/>
          <w:sz w:val="16"/>
          <w:lang w:val="en-US" w:eastAsia="en-US"/>
        </w:rPr>
        <w:t>);</w:t>
      </w:r>
    </w:p>
    <w:p w:rsidR="002B1882" w:rsidRPr="002B1882" w:rsidRDefault="002B1882" w:rsidP="002B1882">
      <w:pPr>
        <w:widowControl w:val="0"/>
        <w:autoSpaceDE w:val="0"/>
        <w:autoSpaceDN w:val="0"/>
        <w:adjustRightInd w:val="0"/>
        <w:ind w:firstLine="0"/>
        <w:jc w:val="left"/>
        <w:rPr>
          <w:rFonts w:ascii="Monaco" w:hAnsi="Monaco" w:cs="Monaco"/>
          <w:sz w:val="16"/>
          <w:lang w:val="en-US" w:eastAsia="en-US"/>
        </w:rPr>
      </w:pPr>
      <w:r w:rsidRPr="002B1882">
        <w:rPr>
          <w:rFonts w:ascii="Monaco" w:hAnsi="Monaco" w:cs="Monaco"/>
          <w:color w:val="000000"/>
          <w:sz w:val="16"/>
          <w:lang w:val="en-US" w:eastAsia="en-US"/>
        </w:rPr>
        <w:t xml:space="preserve">    </w:t>
      </w:r>
      <w:proofErr w:type="spellStart"/>
      <w:proofErr w:type="gramStart"/>
      <w:r w:rsidRPr="002B1882">
        <w:rPr>
          <w:rFonts w:ascii="Monaco" w:hAnsi="Monaco" w:cs="Monaco"/>
          <w:color w:val="000000"/>
          <w:sz w:val="16"/>
          <w:lang w:val="en-US" w:eastAsia="en-US"/>
        </w:rPr>
        <w:t>response.addHeader</w:t>
      </w:r>
      <w:proofErr w:type="spellEnd"/>
      <w:proofErr w:type="gramEnd"/>
      <w:r w:rsidRPr="002B1882">
        <w:rPr>
          <w:rFonts w:ascii="Monaco" w:hAnsi="Monaco" w:cs="Monaco"/>
          <w:color w:val="000000"/>
          <w:sz w:val="16"/>
          <w:lang w:val="en-US" w:eastAsia="en-US"/>
        </w:rPr>
        <w:t>(</w:t>
      </w:r>
      <w:r w:rsidRPr="002B1882">
        <w:rPr>
          <w:rFonts w:ascii="Monaco" w:hAnsi="Monaco" w:cs="Monaco"/>
          <w:color w:val="2A00FF"/>
          <w:sz w:val="16"/>
          <w:lang w:val="en-US" w:eastAsia="en-US"/>
        </w:rPr>
        <w:t>"Access-Control-Max-Age"</w:t>
      </w:r>
      <w:r w:rsidRPr="002B1882">
        <w:rPr>
          <w:rFonts w:ascii="Monaco" w:hAnsi="Monaco" w:cs="Monaco"/>
          <w:color w:val="000000"/>
          <w:sz w:val="16"/>
          <w:lang w:val="en-US" w:eastAsia="en-US"/>
        </w:rPr>
        <w:t xml:space="preserve">, </w:t>
      </w:r>
      <w:r w:rsidRPr="002B1882">
        <w:rPr>
          <w:rFonts w:ascii="Monaco" w:hAnsi="Monaco" w:cs="Monaco"/>
          <w:i/>
          <w:iCs/>
          <w:color w:val="0000C0"/>
          <w:sz w:val="16"/>
          <w:lang w:val="en-US" w:eastAsia="en-US"/>
        </w:rPr>
        <w:t>MAX_AGE</w:t>
      </w:r>
      <w:r w:rsidRPr="002B1882">
        <w:rPr>
          <w:rFonts w:ascii="Monaco" w:hAnsi="Monaco" w:cs="Monaco"/>
          <w:color w:val="000000"/>
          <w:sz w:val="16"/>
          <w:lang w:val="en-US" w:eastAsia="en-US"/>
        </w:rPr>
        <w:t>);</w:t>
      </w:r>
    </w:p>
    <w:p w:rsidR="002B1882" w:rsidRPr="00E5373D" w:rsidRDefault="002B1882" w:rsidP="002B1882">
      <w:pPr>
        <w:widowControl w:val="0"/>
        <w:autoSpaceDE w:val="0"/>
        <w:autoSpaceDN w:val="0"/>
        <w:adjustRightInd w:val="0"/>
        <w:ind w:firstLine="0"/>
        <w:jc w:val="left"/>
        <w:rPr>
          <w:rFonts w:ascii="Monaco" w:hAnsi="Monaco" w:cs="Monaco"/>
          <w:sz w:val="16"/>
          <w:lang w:eastAsia="en-US"/>
        </w:rPr>
      </w:pPr>
      <w:r w:rsidRPr="002B1882">
        <w:rPr>
          <w:rFonts w:ascii="Monaco" w:hAnsi="Monaco" w:cs="Monaco"/>
          <w:color w:val="000000"/>
          <w:sz w:val="16"/>
          <w:lang w:val="en-US" w:eastAsia="en-US"/>
        </w:rPr>
        <w:t xml:space="preserve">  </w:t>
      </w:r>
      <w:r w:rsidRPr="00E5373D">
        <w:rPr>
          <w:rFonts w:ascii="Monaco" w:hAnsi="Monaco" w:cs="Monaco"/>
          <w:color w:val="000000"/>
          <w:sz w:val="16"/>
          <w:lang w:eastAsia="en-US"/>
        </w:rPr>
        <w:t>}</w:t>
      </w:r>
    </w:p>
    <w:p w:rsidR="002B1882" w:rsidRPr="00E5373D" w:rsidRDefault="002B1882" w:rsidP="002B1882">
      <w:pPr>
        <w:widowControl w:val="0"/>
        <w:autoSpaceDE w:val="0"/>
        <w:autoSpaceDN w:val="0"/>
        <w:adjustRightInd w:val="0"/>
        <w:ind w:firstLine="0"/>
        <w:jc w:val="left"/>
        <w:rPr>
          <w:rFonts w:ascii="Monaco" w:hAnsi="Monaco" w:cs="Monaco"/>
          <w:sz w:val="16"/>
          <w:lang w:eastAsia="en-US"/>
        </w:rPr>
      </w:pPr>
      <w:r w:rsidRPr="00E5373D">
        <w:rPr>
          <w:rFonts w:ascii="Monaco" w:hAnsi="Monaco" w:cs="Monaco"/>
          <w:color w:val="000000"/>
          <w:sz w:val="16"/>
          <w:lang w:eastAsia="en-US"/>
        </w:rPr>
        <w:t xml:space="preserve">  </w:t>
      </w:r>
    </w:p>
    <w:p w:rsidR="00A77B3E" w:rsidRPr="00E5373D" w:rsidRDefault="002B1882" w:rsidP="002B1882">
      <w:pPr>
        <w:widowControl w:val="0"/>
        <w:autoSpaceDE w:val="0"/>
        <w:autoSpaceDN w:val="0"/>
        <w:adjustRightInd w:val="0"/>
        <w:ind w:firstLine="0"/>
        <w:jc w:val="left"/>
        <w:rPr>
          <w:rFonts w:ascii="Monaco" w:hAnsi="Monaco" w:cs="Monaco"/>
          <w:sz w:val="16"/>
          <w:lang w:eastAsia="en-US"/>
        </w:rPr>
      </w:pPr>
      <w:r w:rsidRPr="00E5373D">
        <w:rPr>
          <w:rFonts w:ascii="Monaco" w:hAnsi="Monaco" w:cs="Monaco"/>
          <w:color w:val="000000"/>
          <w:sz w:val="16"/>
          <w:lang w:eastAsia="en-US"/>
        </w:rPr>
        <w:t>}</w:t>
      </w:r>
    </w:p>
    <w:p w:rsidR="00A77B3E" w:rsidRPr="00D93E1C" w:rsidRDefault="00A77B3E" w:rsidP="0039061E">
      <w:pPr>
        <w:rPr>
          <w:rFonts w:ascii="Tahoma" w:hAnsi="Tahoma"/>
          <w:b/>
          <w:bCs/>
          <w:sz w:val="20"/>
        </w:rPr>
      </w:pPr>
    </w:p>
    <w:p w:rsidR="00A77B3E" w:rsidRPr="0039061E" w:rsidRDefault="00DE11A0" w:rsidP="009E549A">
      <w:r w:rsidRPr="00D93E1C">
        <w:t xml:space="preserve">Precisamos ainda alterar o nosso arquivo </w:t>
      </w:r>
      <w:r w:rsidRPr="00E65187">
        <w:rPr>
          <w:i/>
        </w:rPr>
        <w:t>web.xml</w:t>
      </w:r>
      <w:r w:rsidRPr="00D93E1C">
        <w:t xml:space="preserve"> para infor</w:t>
      </w:r>
      <w:r w:rsidR="00E65187">
        <w:t>mar</w:t>
      </w:r>
      <w:r w:rsidRPr="00D93E1C">
        <w:t xml:space="preserve"> qual será o pad</w:t>
      </w:r>
      <w:r w:rsidR="00E65187">
        <w:t>rão de URL que, quando acessado</w:t>
      </w:r>
      <w:r w:rsidRPr="00D93E1C">
        <w:t>, ser</w:t>
      </w:r>
      <w:r w:rsidR="00E65187">
        <w:t>á</w:t>
      </w:r>
      <w:r w:rsidRPr="00D93E1C">
        <w:t xml:space="preserve"> fi</w:t>
      </w:r>
      <w:r w:rsidR="00E65187">
        <w:t xml:space="preserve">ltrado pelo filtro </w:t>
      </w:r>
      <w:r w:rsidR="00E65187" w:rsidRPr="00E65187">
        <w:rPr>
          <w:rStyle w:val="NegritoTecnico"/>
        </w:rPr>
        <w:t>CORSFilter</w:t>
      </w:r>
      <w:r w:rsidRPr="00D93E1C">
        <w:t>. Para o nosso estudo de caso, faremos com que tod</w:t>
      </w:r>
      <w:r w:rsidR="00E65187">
        <w:t>o</w:t>
      </w:r>
      <w:r w:rsidRPr="00D93E1C">
        <w:t xml:space="preserve">s os acessos </w:t>
      </w:r>
      <w:r w:rsidR="00E65187">
        <w:t>à</w:t>
      </w:r>
      <w:r w:rsidRPr="00D93E1C">
        <w:t xml:space="preserve"> aplicação sejam filtrados. </w:t>
      </w:r>
      <w:r w:rsidRPr="0039061E">
        <w:t>Esta configuração pode ser visualizada na</w:t>
      </w:r>
      <w:r w:rsidRPr="00125BBD">
        <w:t xml:space="preserve"> </w:t>
      </w:r>
      <w:r w:rsidR="002B752E" w:rsidRPr="00E1257B">
        <w:rPr>
          <w:b/>
        </w:rPr>
        <w:t xml:space="preserve">Listagem </w:t>
      </w:r>
      <w:r w:rsidR="00FD14BF" w:rsidRPr="00E1257B">
        <w:rPr>
          <w:b/>
        </w:rPr>
        <w:t>8</w:t>
      </w:r>
      <w:r w:rsidR="002B752E" w:rsidRPr="00125BBD">
        <w:t>.</w:t>
      </w:r>
    </w:p>
    <w:p w:rsidR="005209C3" w:rsidRDefault="005209C3" w:rsidP="009E549A"/>
    <w:p w:rsidR="00A77B3E" w:rsidRPr="00125BBD" w:rsidRDefault="00FD14BF" w:rsidP="002B752E">
      <w:pPr>
        <w:pStyle w:val="ListagemTitulo"/>
      </w:pPr>
      <w:r>
        <w:rPr>
          <w:b/>
        </w:rPr>
        <w:t>Listagem 8</w:t>
      </w:r>
      <w:r w:rsidR="005209C3" w:rsidRPr="00253D38">
        <w:rPr>
          <w:b/>
        </w:rPr>
        <w:t>.</w:t>
      </w:r>
      <w:r w:rsidR="002B752E">
        <w:rPr>
          <w:b/>
        </w:rPr>
        <w:t xml:space="preserve"> </w:t>
      </w:r>
      <w:r w:rsidR="002B752E" w:rsidRPr="00125BBD">
        <w:t xml:space="preserve">Declaração do filtro </w:t>
      </w:r>
      <w:proofErr w:type="spellStart"/>
      <w:r w:rsidR="002B752E" w:rsidRPr="00125BBD">
        <w:t>CORSFilter</w:t>
      </w:r>
      <w:proofErr w:type="spellEnd"/>
      <w:r w:rsidR="002B752E" w:rsidRPr="00125BBD">
        <w:t xml:space="preserve"> no arquivo </w:t>
      </w:r>
      <w:r w:rsidR="002B752E" w:rsidRPr="00125BBD">
        <w:rPr>
          <w:i/>
        </w:rPr>
        <w:t>web.xml</w:t>
      </w:r>
      <w:r w:rsidR="005209C3" w:rsidRPr="00125BBD">
        <w:t>.</w:t>
      </w:r>
    </w:p>
    <w:p w:rsidR="005209C3" w:rsidRPr="005209C3" w:rsidRDefault="005209C3" w:rsidP="005209C3">
      <w:pPr>
        <w:widowControl w:val="0"/>
        <w:autoSpaceDE w:val="0"/>
        <w:autoSpaceDN w:val="0"/>
        <w:adjustRightInd w:val="0"/>
        <w:ind w:firstLine="0"/>
        <w:jc w:val="left"/>
        <w:rPr>
          <w:rFonts w:ascii="Monaco" w:hAnsi="Monaco" w:cs="Monaco"/>
          <w:sz w:val="14"/>
          <w:szCs w:val="22"/>
          <w:lang w:val="en-US" w:eastAsia="en-US"/>
        </w:rPr>
      </w:pPr>
      <w:r w:rsidRPr="005209C3">
        <w:rPr>
          <w:rFonts w:ascii="Monaco" w:hAnsi="Monaco" w:cs="Monaco"/>
          <w:color w:val="0000FF"/>
          <w:sz w:val="14"/>
          <w:szCs w:val="22"/>
          <w:highlight w:val="white"/>
          <w:lang w:val="en-US" w:eastAsia="en-US"/>
        </w:rPr>
        <w:t>&lt;</w:t>
      </w:r>
      <w:proofErr w:type="gramStart"/>
      <w:r w:rsidRPr="005209C3">
        <w:rPr>
          <w:rFonts w:ascii="Monaco" w:hAnsi="Monaco" w:cs="Monaco"/>
          <w:color w:val="0000FF"/>
          <w:sz w:val="14"/>
          <w:szCs w:val="22"/>
          <w:highlight w:val="white"/>
          <w:lang w:val="en-US" w:eastAsia="en-US"/>
        </w:rPr>
        <w:t>?</w:t>
      </w:r>
      <w:r w:rsidRPr="005209C3">
        <w:rPr>
          <w:rFonts w:ascii="Monaco" w:hAnsi="Monaco" w:cs="Monaco"/>
          <w:color w:val="A31515"/>
          <w:sz w:val="14"/>
          <w:szCs w:val="22"/>
          <w:highlight w:val="white"/>
          <w:lang w:val="en-US" w:eastAsia="en-US"/>
        </w:rPr>
        <w:t>xml</w:t>
      </w:r>
      <w:proofErr w:type="gramEnd"/>
      <w:r w:rsidRPr="005209C3">
        <w:rPr>
          <w:rFonts w:ascii="Monaco" w:hAnsi="Monaco" w:cs="Monaco"/>
          <w:sz w:val="14"/>
          <w:szCs w:val="22"/>
          <w:highlight w:val="white"/>
          <w:lang w:val="en-US" w:eastAsia="en-US"/>
        </w:rPr>
        <w:t xml:space="preserve"> </w:t>
      </w:r>
      <w:r w:rsidRPr="005209C3">
        <w:rPr>
          <w:rFonts w:ascii="Monaco" w:hAnsi="Monaco" w:cs="Monaco"/>
          <w:color w:val="000080"/>
          <w:sz w:val="14"/>
          <w:szCs w:val="22"/>
          <w:highlight w:val="white"/>
          <w:lang w:val="en-US" w:eastAsia="en-US"/>
        </w:rPr>
        <w:t>version="1.0"</w:t>
      </w:r>
      <w:r w:rsidRPr="005209C3">
        <w:rPr>
          <w:rFonts w:ascii="Monaco" w:hAnsi="Monaco" w:cs="Monaco"/>
          <w:sz w:val="14"/>
          <w:szCs w:val="22"/>
          <w:highlight w:val="white"/>
          <w:lang w:val="en-US" w:eastAsia="en-US"/>
        </w:rPr>
        <w:t xml:space="preserve"> </w:t>
      </w:r>
      <w:r w:rsidRPr="005209C3">
        <w:rPr>
          <w:rFonts w:ascii="Monaco" w:hAnsi="Monaco" w:cs="Monaco"/>
          <w:color w:val="000080"/>
          <w:sz w:val="14"/>
          <w:szCs w:val="22"/>
          <w:highlight w:val="white"/>
          <w:lang w:val="en-US" w:eastAsia="en-US"/>
        </w:rPr>
        <w:t>encoding="UTF-8"</w:t>
      </w:r>
      <w:r w:rsidRPr="005209C3">
        <w:rPr>
          <w:rFonts w:ascii="Monaco" w:hAnsi="Monaco" w:cs="Monaco"/>
          <w:color w:val="0000FF"/>
          <w:sz w:val="14"/>
          <w:szCs w:val="22"/>
          <w:highlight w:val="white"/>
          <w:lang w:val="en-US" w:eastAsia="en-US"/>
        </w:rPr>
        <w:t>?&gt;</w:t>
      </w:r>
    </w:p>
    <w:p w:rsidR="005209C3" w:rsidRPr="005209C3" w:rsidRDefault="005209C3" w:rsidP="005209C3">
      <w:pPr>
        <w:widowControl w:val="0"/>
        <w:autoSpaceDE w:val="0"/>
        <w:autoSpaceDN w:val="0"/>
        <w:adjustRightInd w:val="0"/>
        <w:ind w:firstLine="0"/>
        <w:jc w:val="left"/>
        <w:rPr>
          <w:rFonts w:ascii="Monaco" w:hAnsi="Monaco" w:cs="Monaco"/>
          <w:sz w:val="14"/>
          <w:szCs w:val="22"/>
          <w:lang w:val="en-US" w:eastAsia="en-US"/>
        </w:rPr>
      </w:pPr>
      <w:r w:rsidRPr="005209C3">
        <w:rPr>
          <w:rFonts w:ascii="Monaco" w:hAnsi="Monaco" w:cs="Monaco"/>
          <w:color w:val="0000FF"/>
          <w:sz w:val="14"/>
          <w:szCs w:val="22"/>
          <w:highlight w:val="white"/>
          <w:lang w:val="en-US" w:eastAsia="en-US"/>
        </w:rPr>
        <w:t>&lt;</w:t>
      </w:r>
      <w:r w:rsidRPr="005209C3">
        <w:rPr>
          <w:rFonts w:ascii="Monaco" w:hAnsi="Monaco" w:cs="Monaco"/>
          <w:color w:val="A31515"/>
          <w:sz w:val="14"/>
          <w:szCs w:val="22"/>
          <w:highlight w:val="white"/>
          <w:lang w:val="en-US" w:eastAsia="en-US"/>
        </w:rPr>
        <w:t>web-app</w:t>
      </w:r>
      <w:r w:rsidRPr="005209C3">
        <w:rPr>
          <w:rFonts w:ascii="Monaco" w:hAnsi="Monaco" w:cs="Monaco"/>
          <w:sz w:val="14"/>
          <w:szCs w:val="22"/>
          <w:highlight w:val="white"/>
          <w:lang w:val="en-US" w:eastAsia="en-US"/>
        </w:rPr>
        <w:t xml:space="preserve"> </w:t>
      </w:r>
      <w:proofErr w:type="spellStart"/>
      <w:r w:rsidRPr="005209C3">
        <w:rPr>
          <w:rFonts w:ascii="Monaco" w:hAnsi="Monaco" w:cs="Monaco"/>
          <w:color w:val="FF0000"/>
          <w:sz w:val="14"/>
          <w:szCs w:val="22"/>
          <w:highlight w:val="white"/>
          <w:lang w:val="en-US" w:eastAsia="en-US"/>
        </w:rPr>
        <w:t>xmlns:xsi</w:t>
      </w:r>
      <w:proofErr w:type="spellEnd"/>
      <w:r w:rsidRPr="005209C3">
        <w:rPr>
          <w:rFonts w:ascii="Monaco" w:hAnsi="Monaco" w:cs="Monaco"/>
          <w:color w:val="000000"/>
          <w:sz w:val="14"/>
          <w:szCs w:val="22"/>
          <w:highlight w:val="white"/>
          <w:lang w:val="en-US" w:eastAsia="en-US"/>
        </w:rPr>
        <w:t>="</w:t>
      </w:r>
      <w:r w:rsidRPr="005209C3">
        <w:rPr>
          <w:rFonts w:ascii="Monaco" w:hAnsi="Monaco" w:cs="Monaco"/>
          <w:color w:val="0000FF"/>
          <w:sz w:val="14"/>
          <w:szCs w:val="22"/>
          <w:highlight w:val="white"/>
          <w:lang w:val="en-US" w:eastAsia="en-US"/>
        </w:rPr>
        <w:t>http://www.w3.org/2001/XMLSchema-instance</w:t>
      </w:r>
      <w:r w:rsidRPr="005209C3">
        <w:rPr>
          <w:rFonts w:ascii="Monaco" w:hAnsi="Monaco" w:cs="Monaco"/>
          <w:color w:val="000000"/>
          <w:sz w:val="14"/>
          <w:szCs w:val="22"/>
          <w:highlight w:val="white"/>
          <w:lang w:val="en-US" w:eastAsia="en-US"/>
        </w:rPr>
        <w:t>"</w:t>
      </w:r>
    </w:p>
    <w:p w:rsidR="005209C3" w:rsidRPr="005209C3" w:rsidRDefault="005209C3" w:rsidP="005209C3">
      <w:pPr>
        <w:widowControl w:val="0"/>
        <w:autoSpaceDE w:val="0"/>
        <w:autoSpaceDN w:val="0"/>
        <w:adjustRightInd w:val="0"/>
        <w:ind w:firstLine="0"/>
        <w:jc w:val="left"/>
        <w:rPr>
          <w:rFonts w:ascii="Monaco" w:hAnsi="Monaco" w:cs="Monaco"/>
          <w:sz w:val="14"/>
          <w:szCs w:val="22"/>
          <w:lang w:val="en-US" w:eastAsia="en-US"/>
        </w:rPr>
      </w:pPr>
      <w:r w:rsidRPr="005209C3">
        <w:rPr>
          <w:rFonts w:ascii="Monaco" w:hAnsi="Monaco" w:cs="Monaco"/>
          <w:sz w:val="14"/>
          <w:szCs w:val="22"/>
          <w:highlight w:val="white"/>
          <w:lang w:val="en-US" w:eastAsia="en-US"/>
        </w:rPr>
        <w:tab/>
      </w:r>
      <w:proofErr w:type="spellStart"/>
      <w:r w:rsidRPr="005209C3">
        <w:rPr>
          <w:rFonts w:ascii="Monaco" w:hAnsi="Monaco" w:cs="Monaco"/>
          <w:color w:val="FF0000"/>
          <w:sz w:val="14"/>
          <w:szCs w:val="22"/>
          <w:highlight w:val="white"/>
          <w:lang w:val="en-US" w:eastAsia="en-US"/>
        </w:rPr>
        <w:t>xmlns</w:t>
      </w:r>
      <w:proofErr w:type="spellEnd"/>
      <w:r w:rsidRPr="005209C3">
        <w:rPr>
          <w:rFonts w:ascii="Monaco" w:hAnsi="Monaco" w:cs="Monaco"/>
          <w:color w:val="000000"/>
          <w:sz w:val="14"/>
          <w:szCs w:val="22"/>
          <w:highlight w:val="white"/>
          <w:lang w:val="en-US" w:eastAsia="en-US"/>
        </w:rPr>
        <w:t>="</w:t>
      </w:r>
      <w:r w:rsidRPr="005209C3">
        <w:rPr>
          <w:rFonts w:ascii="Monaco" w:hAnsi="Monaco" w:cs="Monaco"/>
          <w:color w:val="0000FF"/>
          <w:sz w:val="14"/>
          <w:szCs w:val="22"/>
          <w:highlight w:val="white"/>
          <w:lang w:val="en-US" w:eastAsia="en-US"/>
        </w:rPr>
        <w:t>http://java.sun.com/xml/ns/javaee</w:t>
      </w:r>
      <w:r w:rsidRPr="005209C3">
        <w:rPr>
          <w:rFonts w:ascii="Monaco" w:hAnsi="Monaco" w:cs="Monaco"/>
          <w:color w:val="000000"/>
          <w:sz w:val="14"/>
          <w:szCs w:val="22"/>
          <w:highlight w:val="white"/>
          <w:lang w:val="en-US" w:eastAsia="en-US"/>
        </w:rPr>
        <w:t>"</w:t>
      </w:r>
      <w:r w:rsidRPr="005209C3">
        <w:rPr>
          <w:rFonts w:ascii="Monaco" w:hAnsi="Monaco" w:cs="Monaco"/>
          <w:sz w:val="14"/>
          <w:szCs w:val="22"/>
          <w:highlight w:val="white"/>
          <w:lang w:val="en-US" w:eastAsia="en-US"/>
        </w:rPr>
        <w:t xml:space="preserve"> </w:t>
      </w:r>
    </w:p>
    <w:p w:rsidR="005209C3" w:rsidRPr="005209C3" w:rsidRDefault="005209C3" w:rsidP="005209C3">
      <w:pPr>
        <w:widowControl w:val="0"/>
        <w:autoSpaceDE w:val="0"/>
        <w:autoSpaceDN w:val="0"/>
        <w:adjustRightInd w:val="0"/>
        <w:ind w:firstLine="0"/>
        <w:jc w:val="left"/>
        <w:rPr>
          <w:rFonts w:ascii="Monaco" w:hAnsi="Monaco" w:cs="Monaco"/>
          <w:sz w:val="14"/>
          <w:szCs w:val="22"/>
          <w:lang w:val="en-US" w:eastAsia="en-US"/>
        </w:rPr>
      </w:pPr>
      <w:r w:rsidRPr="005209C3">
        <w:rPr>
          <w:rFonts w:ascii="Monaco" w:hAnsi="Monaco" w:cs="Monaco"/>
          <w:sz w:val="14"/>
          <w:szCs w:val="22"/>
          <w:highlight w:val="white"/>
          <w:lang w:val="en-US" w:eastAsia="en-US"/>
        </w:rPr>
        <w:tab/>
      </w:r>
      <w:proofErr w:type="spellStart"/>
      <w:r w:rsidRPr="005209C3">
        <w:rPr>
          <w:rFonts w:ascii="Monaco" w:hAnsi="Monaco" w:cs="Monaco"/>
          <w:color w:val="FF0000"/>
          <w:sz w:val="14"/>
          <w:szCs w:val="22"/>
          <w:highlight w:val="white"/>
          <w:lang w:val="en-US" w:eastAsia="en-US"/>
        </w:rPr>
        <w:t>xmlns:web</w:t>
      </w:r>
      <w:proofErr w:type="spellEnd"/>
      <w:r w:rsidRPr="005209C3">
        <w:rPr>
          <w:rFonts w:ascii="Monaco" w:hAnsi="Monaco" w:cs="Monaco"/>
          <w:color w:val="000000"/>
          <w:sz w:val="14"/>
          <w:szCs w:val="22"/>
          <w:highlight w:val="white"/>
          <w:lang w:val="en-US" w:eastAsia="en-US"/>
        </w:rPr>
        <w:t>="</w:t>
      </w:r>
      <w:r w:rsidRPr="005209C3">
        <w:rPr>
          <w:rFonts w:ascii="Monaco" w:hAnsi="Monaco" w:cs="Monaco"/>
          <w:color w:val="0000FF"/>
          <w:sz w:val="14"/>
          <w:szCs w:val="22"/>
          <w:highlight w:val="white"/>
          <w:lang w:val="en-US" w:eastAsia="en-US"/>
        </w:rPr>
        <w:t>http://java.sun.com/xml/ns/javaee/web-app_2_5.xsd</w:t>
      </w:r>
      <w:r w:rsidRPr="005209C3">
        <w:rPr>
          <w:rFonts w:ascii="Monaco" w:hAnsi="Monaco" w:cs="Monaco"/>
          <w:color w:val="000000"/>
          <w:sz w:val="14"/>
          <w:szCs w:val="22"/>
          <w:highlight w:val="white"/>
          <w:lang w:val="en-US" w:eastAsia="en-US"/>
        </w:rPr>
        <w:t>"</w:t>
      </w:r>
    </w:p>
    <w:p w:rsidR="005209C3" w:rsidRPr="005209C3" w:rsidRDefault="005209C3" w:rsidP="005209C3">
      <w:pPr>
        <w:widowControl w:val="0"/>
        <w:autoSpaceDE w:val="0"/>
        <w:autoSpaceDN w:val="0"/>
        <w:adjustRightInd w:val="0"/>
        <w:ind w:firstLine="0"/>
        <w:jc w:val="left"/>
        <w:rPr>
          <w:rFonts w:ascii="Monaco" w:hAnsi="Monaco" w:cs="Monaco"/>
          <w:sz w:val="14"/>
          <w:szCs w:val="22"/>
          <w:lang w:val="en-US" w:eastAsia="en-US"/>
        </w:rPr>
      </w:pPr>
      <w:r w:rsidRPr="005209C3">
        <w:rPr>
          <w:rFonts w:ascii="Monaco" w:hAnsi="Monaco" w:cs="Monaco"/>
          <w:sz w:val="14"/>
          <w:szCs w:val="22"/>
          <w:highlight w:val="white"/>
          <w:lang w:val="en-US" w:eastAsia="en-US"/>
        </w:rPr>
        <w:tab/>
      </w:r>
      <w:proofErr w:type="spellStart"/>
      <w:r w:rsidRPr="005209C3">
        <w:rPr>
          <w:rFonts w:ascii="Monaco" w:hAnsi="Monaco" w:cs="Monaco"/>
          <w:color w:val="FF0000"/>
          <w:sz w:val="14"/>
          <w:szCs w:val="22"/>
          <w:highlight w:val="white"/>
          <w:lang w:val="en-US" w:eastAsia="en-US"/>
        </w:rPr>
        <w:t>xsi:schemaLocation</w:t>
      </w:r>
      <w:proofErr w:type="spellEnd"/>
      <w:r w:rsidRPr="005209C3">
        <w:rPr>
          <w:rFonts w:ascii="Monaco" w:hAnsi="Monaco" w:cs="Monaco"/>
          <w:color w:val="000000"/>
          <w:sz w:val="14"/>
          <w:szCs w:val="22"/>
          <w:highlight w:val="white"/>
          <w:lang w:val="en-US" w:eastAsia="en-US"/>
        </w:rPr>
        <w:t>="</w:t>
      </w:r>
      <w:r w:rsidRPr="005209C3">
        <w:rPr>
          <w:rFonts w:ascii="Monaco" w:hAnsi="Monaco" w:cs="Monaco"/>
          <w:color w:val="0000FF"/>
          <w:sz w:val="14"/>
          <w:szCs w:val="22"/>
          <w:highlight w:val="white"/>
          <w:lang w:val="en-US" w:eastAsia="en-US"/>
        </w:rPr>
        <w:t>http://java.sun.com/xml/ns/javaee http://java.sun.com/xml/ns/javaee/web-app_2_5.xsd</w:t>
      </w:r>
      <w:r w:rsidRPr="005209C3">
        <w:rPr>
          <w:rFonts w:ascii="Monaco" w:hAnsi="Monaco" w:cs="Monaco"/>
          <w:color w:val="000000"/>
          <w:sz w:val="14"/>
          <w:szCs w:val="22"/>
          <w:highlight w:val="white"/>
          <w:lang w:val="en-US" w:eastAsia="en-US"/>
        </w:rPr>
        <w:t>"</w:t>
      </w:r>
    </w:p>
    <w:p w:rsidR="005209C3" w:rsidRPr="005209C3" w:rsidRDefault="005209C3" w:rsidP="005209C3">
      <w:pPr>
        <w:widowControl w:val="0"/>
        <w:autoSpaceDE w:val="0"/>
        <w:autoSpaceDN w:val="0"/>
        <w:adjustRightInd w:val="0"/>
        <w:ind w:firstLine="0"/>
        <w:jc w:val="left"/>
        <w:rPr>
          <w:rFonts w:ascii="Monaco" w:hAnsi="Monaco" w:cs="Monaco"/>
          <w:sz w:val="14"/>
          <w:szCs w:val="22"/>
          <w:lang w:val="en-US" w:eastAsia="en-US"/>
        </w:rPr>
      </w:pPr>
      <w:r w:rsidRPr="005209C3">
        <w:rPr>
          <w:rFonts w:ascii="Monaco" w:hAnsi="Monaco" w:cs="Monaco"/>
          <w:sz w:val="14"/>
          <w:szCs w:val="22"/>
          <w:highlight w:val="white"/>
          <w:lang w:val="en-US" w:eastAsia="en-US"/>
        </w:rPr>
        <w:tab/>
      </w:r>
      <w:proofErr w:type="gramStart"/>
      <w:r w:rsidRPr="005209C3">
        <w:rPr>
          <w:rFonts w:ascii="Monaco" w:hAnsi="Monaco" w:cs="Monaco"/>
          <w:color w:val="FF0000"/>
          <w:sz w:val="14"/>
          <w:szCs w:val="22"/>
          <w:highlight w:val="white"/>
          <w:lang w:val="en-US" w:eastAsia="en-US"/>
        </w:rPr>
        <w:t>version</w:t>
      </w:r>
      <w:proofErr w:type="gramEnd"/>
      <w:r w:rsidRPr="005209C3">
        <w:rPr>
          <w:rFonts w:ascii="Monaco" w:hAnsi="Monaco" w:cs="Monaco"/>
          <w:color w:val="000000"/>
          <w:sz w:val="14"/>
          <w:szCs w:val="22"/>
          <w:highlight w:val="white"/>
          <w:lang w:val="en-US" w:eastAsia="en-US"/>
        </w:rPr>
        <w:t>="</w:t>
      </w:r>
      <w:r w:rsidRPr="005209C3">
        <w:rPr>
          <w:rFonts w:ascii="Monaco" w:hAnsi="Monaco" w:cs="Monaco"/>
          <w:color w:val="0000FF"/>
          <w:sz w:val="14"/>
          <w:szCs w:val="22"/>
          <w:highlight w:val="white"/>
          <w:lang w:val="en-US" w:eastAsia="en-US"/>
        </w:rPr>
        <w:t>2.5</w:t>
      </w:r>
      <w:r w:rsidRPr="005209C3">
        <w:rPr>
          <w:rFonts w:ascii="Monaco" w:hAnsi="Monaco" w:cs="Monaco"/>
          <w:color w:val="000000"/>
          <w:sz w:val="14"/>
          <w:szCs w:val="22"/>
          <w:highlight w:val="white"/>
          <w:lang w:val="en-US" w:eastAsia="en-US"/>
        </w:rPr>
        <w:t>"</w:t>
      </w:r>
      <w:r w:rsidRPr="005209C3">
        <w:rPr>
          <w:rFonts w:ascii="Monaco" w:hAnsi="Monaco" w:cs="Monaco"/>
          <w:color w:val="0000FF"/>
          <w:sz w:val="14"/>
          <w:szCs w:val="22"/>
          <w:highlight w:val="white"/>
          <w:lang w:val="en-US" w:eastAsia="en-US"/>
        </w:rPr>
        <w:t>&gt;</w:t>
      </w:r>
    </w:p>
    <w:p w:rsidR="005209C3" w:rsidRPr="005209C3" w:rsidRDefault="005209C3" w:rsidP="005209C3">
      <w:pPr>
        <w:widowControl w:val="0"/>
        <w:autoSpaceDE w:val="0"/>
        <w:autoSpaceDN w:val="0"/>
        <w:adjustRightInd w:val="0"/>
        <w:ind w:firstLine="0"/>
        <w:jc w:val="left"/>
        <w:rPr>
          <w:rFonts w:ascii="Monaco" w:hAnsi="Monaco" w:cs="Monaco"/>
          <w:sz w:val="14"/>
          <w:szCs w:val="22"/>
          <w:lang w:val="en-US" w:eastAsia="en-US"/>
        </w:rPr>
      </w:pPr>
    </w:p>
    <w:p w:rsidR="005209C3" w:rsidRPr="005209C3" w:rsidRDefault="005209C3" w:rsidP="005209C3">
      <w:pPr>
        <w:widowControl w:val="0"/>
        <w:autoSpaceDE w:val="0"/>
        <w:autoSpaceDN w:val="0"/>
        <w:adjustRightInd w:val="0"/>
        <w:ind w:firstLine="0"/>
        <w:jc w:val="left"/>
        <w:rPr>
          <w:rFonts w:ascii="Monaco" w:hAnsi="Monaco" w:cs="Monaco"/>
          <w:sz w:val="14"/>
          <w:szCs w:val="22"/>
          <w:lang w:val="en-US" w:eastAsia="en-US"/>
        </w:rPr>
      </w:pPr>
      <w:r w:rsidRPr="005209C3">
        <w:rPr>
          <w:rFonts w:ascii="Monaco" w:hAnsi="Monaco" w:cs="Monaco"/>
          <w:color w:val="000000"/>
          <w:sz w:val="14"/>
          <w:szCs w:val="22"/>
          <w:highlight w:val="white"/>
          <w:lang w:val="en-US" w:eastAsia="en-US"/>
        </w:rPr>
        <w:t xml:space="preserve">  </w:t>
      </w:r>
      <w:r w:rsidRPr="005209C3">
        <w:rPr>
          <w:rFonts w:ascii="Monaco" w:hAnsi="Monaco" w:cs="Monaco"/>
          <w:color w:val="0000FF"/>
          <w:sz w:val="14"/>
          <w:szCs w:val="22"/>
          <w:highlight w:val="white"/>
          <w:lang w:val="en-US" w:eastAsia="en-US"/>
        </w:rPr>
        <w:t>&lt;</w:t>
      </w:r>
      <w:proofErr w:type="gramStart"/>
      <w:r w:rsidRPr="005209C3">
        <w:rPr>
          <w:rFonts w:ascii="Monaco" w:hAnsi="Monaco" w:cs="Monaco"/>
          <w:color w:val="A31515"/>
          <w:sz w:val="14"/>
          <w:szCs w:val="22"/>
          <w:highlight w:val="white"/>
          <w:lang w:val="en-US" w:eastAsia="en-US"/>
        </w:rPr>
        <w:t>filter</w:t>
      </w:r>
      <w:proofErr w:type="gramEnd"/>
      <w:r w:rsidRPr="005209C3">
        <w:rPr>
          <w:rFonts w:ascii="Monaco" w:hAnsi="Monaco" w:cs="Monaco"/>
          <w:color w:val="0000FF"/>
          <w:sz w:val="14"/>
          <w:szCs w:val="22"/>
          <w:highlight w:val="white"/>
          <w:lang w:val="en-US" w:eastAsia="en-US"/>
        </w:rPr>
        <w:t>&gt;</w:t>
      </w:r>
    </w:p>
    <w:p w:rsidR="005209C3" w:rsidRPr="005209C3" w:rsidRDefault="005209C3" w:rsidP="005209C3">
      <w:pPr>
        <w:widowControl w:val="0"/>
        <w:autoSpaceDE w:val="0"/>
        <w:autoSpaceDN w:val="0"/>
        <w:adjustRightInd w:val="0"/>
        <w:ind w:firstLine="0"/>
        <w:jc w:val="left"/>
        <w:rPr>
          <w:rFonts w:ascii="Monaco" w:hAnsi="Monaco" w:cs="Monaco"/>
          <w:sz w:val="14"/>
          <w:szCs w:val="22"/>
          <w:lang w:val="en-US" w:eastAsia="en-US"/>
        </w:rPr>
      </w:pPr>
      <w:r w:rsidRPr="005209C3">
        <w:rPr>
          <w:rFonts w:ascii="Monaco" w:hAnsi="Monaco" w:cs="Monaco"/>
          <w:color w:val="000000"/>
          <w:sz w:val="14"/>
          <w:szCs w:val="22"/>
          <w:highlight w:val="white"/>
          <w:lang w:val="en-US" w:eastAsia="en-US"/>
        </w:rPr>
        <w:t xml:space="preserve">    </w:t>
      </w:r>
      <w:r w:rsidRPr="005209C3">
        <w:rPr>
          <w:rFonts w:ascii="Monaco" w:hAnsi="Monaco" w:cs="Monaco"/>
          <w:color w:val="0000FF"/>
          <w:sz w:val="14"/>
          <w:szCs w:val="22"/>
          <w:highlight w:val="white"/>
          <w:lang w:val="en-US" w:eastAsia="en-US"/>
        </w:rPr>
        <w:t>&lt;</w:t>
      </w:r>
      <w:r w:rsidRPr="005209C3">
        <w:rPr>
          <w:rFonts w:ascii="Monaco" w:hAnsi="Monaco" w:cs="Monaco"/>
          <w:color w:val="A31515"/>
          <w:sz w:val="14"/>
          <w:szCs w:val="22"/>
          <w:highlight w:val="white"/>
          <w:lang w:val="en-US" w:eastAsia="en-US"/>
        </w:rPr>
        <w:t>filter-name</w:t>
      </w:r>
      <w:r w:rsidRPr="005209C3">
        <w:rPr>
          <w:rFonts w:ascii="Monaco" w:hAnsi="Monaco" w:cs="Monaco"/>
          <w:color w:val="0000FF"/>
          <w:sz w:val="14"/>
          <w:szCs w:val="22"/>
          <w:highlight w:val="white"/>
          <w:lang w:val="en-US" w:eastAsia="en-US"/>
        </w:rPr>
        <w:t>&gt;</w:t>
      </w:r>
      <w:proofErr w:type="spellStart"/>
      <w:r w:rsidRPr="005209C3">
        <w:rPr>
          <w:rFonts w:ascii="Monaco" w:hAnsi="Monaco" w:cs="Monaco"/>
          <w:color w:val="000000"/>
          <w:sz w:val="14"/>
          <w:szCs w:val="22"/>
          <w:highlight w:val="white"/>
          <w:lang w:val="en-US" w:eastAsia="en-US"/>
        </w:rPr>
        <w:t>Filtro</w:t>
      </w:r>
      <w:proofErr w:type="spellEnd"/>
      <w:r w:rsidRPr="005209C3">
        <w:rPr>
          <w:rFonts w:ascii="Monaco" w:hAnsi="Monaco" w:cs="Monaco"/>
          <w:color w:val="000000"/>
          <w:sz w:val="14"/>
          <w:szCs w:val="22"/>
          <w:highlight w:val="white"/>
          <w:lang w:val="en-US" w:eastAsia="en-US"/>
        </w:rPr>
        <w:t xml:space="preserve"> CORS</w:t>
      </w:r>
      <w:r w:rsidRPr="005209C3">
        <w:rPr>
          <w:rFonts w:ascii="Monaco" w:hAnsi="Monaco" w:cs="Monaco"/>
          <w:color w:val="0000FF"/>
          <w:sz w:val="14"/>
          <w:szCs w:val="22"/>
          <w:highlight w:val="white"/>
          <w:lang w:val="en-US" w:eastAsia="en-US"/>
        </w:rPr>
        <w:t>&lt;/</w:t>
      </w:r>
      <w:r w:rsidRPr="005209C3">
        <w:rPr>
          <w:rFonts w:ascii="Monaco" w:hAnsi="Monaco" w:cs="Monaco"/>
          <w:color w:val="A31515"/>
          <w:sz w:val="14"/>
          <w:szCs w:val="22"/>
          <w:highlight w:val="white"/>
          <w:lang w:val="en-US" w:eastAsia="en-US"/>
        </w:rPr>
        <w:t>filter-name</w:t>
      </w:r>
      <w:r w:rsidRPr="005209C3">
        <w:rPr>
          <w:rFonts w:ascii="Monaco" w:hAnsi="Monaco" w:cs="Monaco"/>
          <w:color w:val="0000FF"/>
          <w:sz w:val="14"/>
          <w:szCs w:val="22"/>
          <w:highlight w:val="white"/>
          <w:lang w:val="en-US" w:eastAsia="en-US"/>
        </w:rPr>
        <w:t>&gt;</w:t>
      </w:r>
    </w:p>
    <w:p w:rsidR="005209C3" w:rsidRPr="005209C3" w:rsidRDefault="005209C3" w:rsidP="005209C3">
      <w:pPr>
        <w:widowControl w:val="0"/>
        <w:autoSpaceDE w:val="0"/>
        <w:autoSpaceDN w:val="0"/>
        <w:adjustRightInd w:val="0"/>
        <w:ind w:firstLine="0"/>
        <w:jc w:val="left"/>
        <w:rPr>
          <w:rFonts w:ascii="Monaco" w:hAnsi="Monaco" w:cs="Monaco"/>
          <w:sz w:val="14"/>
          <w:szCs w:val="22"/>
          <w:lang w:val="en-US" w:eastAsia="en-US"/>
        </w:rPr>
      </w:pPr>
      <w:r>
        <w:rPr>
          <w:rFonts w:ascii="Monaco" w:hAnsi="Monaco" w:cs="Monaco"/>
          <w:color w:val="000000"/>
          <w:sz w:val="14"/>
          <w:szCs w:val="22"/>
          <w:highlight w:val="white"/>
          <w:lang w:val="en-US" w:eastAsia="en-US"/>
        </w:rPr>
        <w:t xml:space="preserve">    </w:t>
      </w:r>
      <w:r w:rsidRPr="005209C3">
        <w:rPr>
          <w:rFonts w:ascii="Monaco" w:hAnsi="Monaco" w:cs="Monaco"/>
          <w:color w:val="0000FF"/>
          <w:sz w:val="14"/>
          <w:szCs w:val="22"/>
          <w:highlight w:val="white"/>
          <w:lang w:val="en-US" w:eastAsia="en-US"/>
        </w:rPr>
        <w:t>&lt;</w:t>
      </w:r>
      <w:r w:rsidRPr="005209C3">
        <w:rPr>
          <w:rFonts w:ascii="Monaco" w:hAnsi="Monaco" w:cs="Monaco"/>
          <w:color w:val="A31515"/>
          <w:sz w:val="14"/>
          <w:szCs w:val="22"/>
          <w:highlight w:val="white"/>
          <w:lang w:val="en-US" w:eastAsia="en-US"/>
        </w:rPr>
        <w:t>filter-class</w:t>
      </w:r>
      <w:r w:rsidRPr="005209C3">
        <w:rPr>
          <w:rFonts w:ascii="Monaco" w:hAnsi="Monaco" w:cs="Monaco"/>
          <w:color w:val="0000FF"/>
          <w:sz w:val="14"/>
          <w:szCs w:val="22"/>
          <w:highlight w:val="white"/>
          <w:lang w:val="en-US" w:eastAsia="en-US"/>
        </w:rPr>
        <w:t>&gt;</w:t>
      </w:r>
      <w:proofErr w:type="spellStart"/>
      <w:r w:rsidRPr="005209C3">
        <w:rPr>
          <w:rFonts w:ascii="Monaco" w:hAnsi="Monaco" w:cs="Monaco"/>
          <w:color w:val="000000"/>
          <w:sz w:val="14"/>
          <w:szCs w:val="22"/>
          <w:highlight w:val="white"/>
          <w:lang w:val="en-US" w:eastAsia="en-US"/>
        </w:rPr>
        <w:t>cors.filter.CORSFilter</w:t>
      </w:r>
      <w:proofErr w:type="spellEnd"/>
      <w:r w:rsidRPr="005209C3">
        <w:rPr>
          <w:rFonts w:ascii="Monaco" w:hAnsi="Monaco" w:cs="Monaco"/>
          <w:color w:val="0000FF"/>
          <w:sz w:val="14"/>
          <w:szCs w:val="22"/>
          <w:highlight w:val="white"/>
          <w:lang w:val="en-US" w:eastAsia="en-US"/>
        </w:rPr>
        <w:t>&lt;/</w:t>
      </w:r>
      <w:r w:rsidRPr="005209C3">
        <w:rPr>
          <w:rFonts w:ascii="Monaco" w:hAnsi="Monaco" w:cs="Monaco"/>
          <w:color w:val="A31515"/>
          <w:sz w:val="14"/>
          <w:szCs w:val="22"/>
          <w:highlight w:val="white"/>
          <w:lang w:val="en-US" w:eastAsia="en-US"/>
        </w:rPr>
        <w:t>filter-class</w:t>
      </w:r>
      <w:r w:rsidRPr="005209C3">
        <w:rPr>
          <w:rFonts w:ascii="Monaco" w:hAnsi="Monaco" w:cs="Monaco"/>
          <w:color w:val="0000FF"/>
          <w:sz w:val="14"/>
          <w:szCs w:val="22"/>
          <w:highlight w:val="white"/>
          <w:lang w:val="en-US" w:eastAsia="en-US"/>
        </w:rPr>
        <w:t>&gt;</w:t>
      </w:r>
    </w:p>
    <w:p w:rsidR="005209C3" w:rsidRPr="005209C3" w:rsidRDefault="005209C3" w:rsidP="005209C3">
      <w:pPr>
        <w:widowControl w:val="0"/>
        <w:autoSpaceDE w:val="0"/>
        <w:autoSpaceDN w:val="0"/>
        <w:adjustRightInd w:val="0"/>
        <w:ind w:firstLine="0"/>
        <w:jc w:val="left"/>
        <w:rPr>
          <w:rFonts w:ascii="Monaco" w:hAnsi="Monaco" w:cs="Monaco"/>
          <w:sz w:val="14"/>
          <w:szCs w:val="22"/>
          <w:lang w:val="en-US" w:eastAsia="en-US"/>
        </w:rPr>
      </w:pPr>
      <w:r w:rsidRPr="005209C3">
        <w:rPr>
          <w:rFonts w:ascii="Monaco" w:hAnsi="Monaco" w:cs="Monaco"/>
          <w:color w:val="000000"/>
          <w:sz w:val="14"/>
          <w:szCs w:val="22"/>
          <w:highlight w:val="white"/>
          <w:lang w:val="en-US" w:eastAsia="en-US"/>
        </w:rPr>
        <w:t xml:space="preserve">  </w:t>
      </w:r>
      <w:r w:rsidRPr="005209C3">
        <w:rPr>
          <w:rFonts w:ascii="Monaco" w:hAnsi="Monaco" w:cs="Monaco"/>
          <w:color w:val="0000FF"/>
          <w:sz w:val="14"/>
          <w:szCs w:val="22"/>
          <w:highlight w:val="white"/>
          <w:lang w:val="en-US" w:eastAsia="en-US"/>
        </w:rPr>
        <w:t>&lt;/</w:t>
      </w:r>
      <w:r w:rsidRPr="005209C3">
        <w:rPr>
          <w:rFonts w:ascii="Monaco" w:hAnsi="Monaco" w:cs="Monaco"/>
          <w:color w:val="A31515"/>
          <w:sz w:val="14"/>
          <w:szCs w:val="22"/>
          <w:highlight w:val="white"/>
          <w:lang w:val="en-US" w:eastAsia="en-US"/>
        </w:rPr>
        <w:t>filter</w:t>
      </w:r>
      <w:r w:rsidRPr="005209C3">
        <w:rPr>
          <w:rFonts w:ascii="Monaco" w:hAnsi="Monaco" w:cs="Monaco"/>
          <w:color w:val="0000FF"/>
          <w:sz w:val="14"/>
          <w:szCs w:val="22"/>
          <w:highlight w:val="white"/>
          <w:lang w:val="en-US" w:eastAsia="en-US"/>
        </w:rPr>
        <w:t>&gt;</w:t>
      </w:r>
    </w:p>
    <w:p w:rsidR="005209C3" w:rsidRPr="005209C3" w:rsidRDefault="005209C3" w:rsidP="005209C3">
      <w:pPr>
        <w:widowControl w:val="0"/>
        <w:autoSpaceDE w:val="0"/>
        <w:autoSpaceDN w:val="0"/>
        <w:adjustRightInd w:val="0"/>
        <w:ind w:firstLine="0"/>
        <w:jc w:val="left"/>
        <w:rPr>
          <w:rFonts w:ascii="Monaco" w:hAnsi="Monaco" w:cs="Monaco"/>
          <w:sz w:val="14"/>
          <w:szCs w:val="22"/>
          <w:lang w:val="en-US" w:eastAsia="en-US"/>
        </w:rPr>
      </w:pPr>
      <w:r w:rsidRPr="005209C3">
        <w:rPr>
          <w:rFonts w:ascii="Monaco" w:hAnsi="Monaco" w:cs="Monaco"/>
          <w:color w:val="000000"/>
          <w:sz w:val="14"/>
          <w:szCs w:val="22"/>
          <w:highlight w:val="white"/>
          <w:lang w:val="en-US" w:eastAsia="en-US"/>
        </w:rPr>
        <w:t xml:space="preserve">  </w:t>
      </w:r>
      <w:r w:rsidRPr="005209C3">
        <w:rPr>
          <w:rFonts w:ascii="Monaco" w:hAnsi="Monaco" w:cs="Monaco"/>
          <w:color w:val="0000FF"/>
          <w:sz w:val="14"/>
          <w:szCs w:val="22"/>
          <w:highlight w:val="white"/>
          <w:lang w:val="en-US" w:eastAsia="en-US"/>
        </w:rPr>
        <w:t>&lt;</w:t>
      </w:r>
      <w:proofErr w:type="gramStart"/>
      <w:r w:rsidRPr="005209C3">
        <w:rPr>
          <w:rFonts w:ascii="Monaco" w:hAnsi="Monaco" w:cs="Monaco"/>
          <w:color w:val="A31515"/>
          <w:sz w:val="14"/>
          <w:szCs w:val="22"/>
          <w:highlight w:val="white"/>
          <w:lang w:val="en-US" w:eastAsia="en-US"/>
        </w:rPr>
        <w:t>filter</w:t>
      </w:r>
      <w:proofErr w:type="gramEnd"/>
      <w:r w:rsidRPr="005209C3">
        <w:rPr>
          <w:rFonts w:ascii="Monaco" w:hAnsi="Monaco" w:cs="Monaco"/>
          <w:color w:val="A31515"/>
          <w:sz w:val="14"/>
          <w:szCs w:val="22"/>
          <w:highlight w:val="white"/>
          <w:lang w:val="en-US" w:eastAsia="en-US"/>
        </w:rPr>
        <w:t>-mapping</w:t>
      </w:r>
      <w:r w:rsidRPr="005209C3">
        <w:rPr>
          <w:rFonts w:ascii="Monaco" w:hAnsi="Monaco" w:cs="Monaco"/>
          <w:color w:val="0000FF"/>
          <w:sz w:val="14"/>
          <w:szCs w:val="22"/>
          <w:highlight w:val="white"/>
          <w:lang w:val="en-US" w:eastAsia="en-US"/>
        </w:rPr>
        <w:t>&gt;</w:t>
      </w:r>
      <w:r w:rsidRPr="005209C3">
        <w:rPr>
          <w:rFonts w:ascii="Monaco" w:hAnsi="Monaco" w:cs="Monaco"/>
          <w:color w:val="000000"/>
          <w:sz w:val="14"/>
          <w:szCs w:val="22"/>
          <w:highlight w:val="white"/>
          <w:lang w:val="en-US" w:eastAsia="en-US"/>
        </w:rPr>
        <w:t xml:space="preserve"> </w:t>
      </w:r>
    </w:p>
    <w:p w:rsidR="005209C3" w:rsidRPr="005209C3" w:rsidRDefault="005209C3" w:rsidP="005209C3">
      <w:pPr>
        <w:widowControl w:val="0"/>
        <w:autoSpaceDE w:val="0"/>
        <w:autoSpaceDN w:val="0"/>
        <w:adjustRightInd w:val="0"/>
        <w:ind w:firstLine="0"/>
        <w:jc w:val="left"/>
        <w:rPr>
          <w:rFonts w:ascii="Monaco" w:hAnsi="Monaco" w:cs="Monaco"/>
          <w:sz w:val="14"/>
          <w:szCs w:val="22"/>
          <w:lang w:val="en-US" w:eastAsia="en-US"/>
        </w:rPr>
      </w:pPr>
      <w:r>
        <w:rPr>
          <w:rFonts w:ascii="Monaco" w:hAnsi="Monaco" w:cs="Monaco"/>
          <w:color w:val="000000"/>
          <w:sz w:val="14"/>
          <w:szCs w:val="22"/>
          <w:highlight w:val="white"/>
          <w:lang w:val="en-US" w:eastAsia="en-US"/>
        </w:rPr>
        <w:t xml:space="preserve">    </w:t>
      </w:r>
      <w:r w:rsidRPr="005209C3">
        <w:rPr>
          <w:rFonts w:ascii="Monaco" w:hAnsi="Monaco" w:cs="Monaco"/>
          <w:color w:val="0000FF"/>
          <w:sz w:val="14"/>
          <w:szCs w:val="22"/>
          <w:highlight w:val="white"/>
          <w:lang w:val="en-US" w:eastAsia="en-US"/>
        </w:rPr>
        <w:t>&lt;</w:t>
      </w:r>
      <w:r w:rsidRPr="005209C3">
        <w:rPr>
          <w:rFonts w:ascii="Monaco" w:hAnsi="Monaco" w:cs="Monaco"/>
          <w:color w:val="A31515"/>
          <w:sz w:val="14"/>
          <w:szCs w:val="22"/>
          <w:highlight w:val="white"/>
          <w:lang w:val="en-US" w:eastAsia="en-US"/>
        </w:rPr>
        <w:t>filter-name</w:t>
      </w:r>
      <w:r w:rsidRPr="005209C3">
        <w:rPr>
          <w:rFonts w:ascii="Monaco" w:hAnsi="Monaco" w:cs="Monaco"/>
          <w:color w:val="0000FF"/>
          <w:sz w:val="14"/>
          <w:szCs w:val="22"/>
          <w:highlight w:val="white"/>
          <w:lang w:val="en-US" w:eastAsia="en-US"/>
        </w:rPr>
        <w:t>&gt;</w:t>
      </w:r>
      <w:proofErr w:type="spellStart"/>
      <w:r w:rsidRPr="005209C3">
        <w:rPr>
          <w:rFonts w:ascii="Monaco" w:hAnsi="Monaco" w:cs="Monaco"/>
          <w:color w:val="000000"/>
          <w:sz w:val="14"/>
          <w:szCs w:val="22"/>
          <w:highlight w:val="white"/>
          <w:lang w:val="en-US" w:eastAsia="en-US"/>
        </w:rPr>
        <w:t>Filtro</w:t>
      </w:r>
      <w:proofErr w:type="spellEnd"/>
      <w:r w:rsidRPr="005209C3">
        <w:rPr>
          <w:rFonts w:ascii="Monaco" w:hAnsi="Monaco" w:cs="Monaco"/>
          <w:color w:val="000000"/>
          <w:sz w:val="14"/>
          <w:szCs w:val="22"/>
          <w:highlight w:val="white"/>
          <w:lang w:val="en-US" w:eastAsia="en-US"/>
        </w:rPr>
        <w:t xml:space="preserve"> CORS</w:t>
      </w:r>
      <w:r w:rsidRPr="005209C3">
        <w:rPr>
          <w:rFonts w:ascii="Monaco" w:hAnsi="Monaco" w:cs="Monaco"/>
          <w:color w:val="0000FF"/>
          <w:sz w:val="14"/>
          <w:szCs w:val="22"/>
          <w:highlight w:val="white"/>
          <w:lang w:val="en-US" w:eastAsia="en-US"/>
        </w:rPr>
        <w:t>&lt;/</w:t>
      </w:r>
      <w:r w:rsidRPr="005209C3">
        <w:rPr>
          <w:rFonts w:ascii="Monaco" w:hAnsi="Monaco" w:cs="Monaco"/>
          <w:color w:val="A31515"/>
          <w:sz w:val="14"/>
          <w:szCs w:val="22"/>
          <w:highlight w:val="white"/>
          <w:lang w:val="en-US" w:eastAsia="en-US"/>
        </w:rPr>
        <w:t>filter-name</w:t>
      </w:r>
      <w:r w:rsidRPr="005209C3">
        <w:rPr>
          <w:rFonts w:ascii="Monaco" w:hAnsi="Monaco" w:cs="Monaco"/>
          <w:color w:val="0000FF"/>
          <w:sz w:val="14"/>
          <w:szCs w:val="22"/>
          <w:highlight w:val="white"/>
          <w:lang w:val="en-US" w:eastAsia="en-US"/>
        </w:rPr>
        <w:t>&gt;</w:t>
      </w:r>
      <w:r w:rsidRPr="005209C3">
        <w:rPr>
          <w:rFonts w:ascii="Monaco" w:hAnsi="Monaco" w:cs="Monaco"/>
          <w:color w:val="000000"/>
          <w:sz w:val="14"/>
          <w:szCs w:val="22"/>
          <w:highlight w:val="white"/>
          <w:lang w:val="en-US" w:eastAsia="en-US"/>
        </w:rPr>
        <w:t xml:space="preserve"> </w:t>
      </w:r>
    </w:p>
    <w:p w:rsidR="005209C3" w:rsidRPr="005209C3" w:rsidRDefault="005209C3" w:rsidP="005209C3">
      <w:pPr>
        <w:widowControl w:val="0"/>
        <w:autoSpaceDE w:val="0"/>
        <w:autoSpaceDN w:val="0"/>
        <w:adjustRightInd w:val="0"/>
        <w:ind w:firstLine="0"/>
        <w:jc w:val="left"/>
        <w:rPr>
          <w:rFonts w:ascii="Monaco" w:hAnsi="Monaco" w:cs="Monaco"/>
          <w:sz w:val="14"/>
          <w:szCs w:val="22"/>
          <w:lang w:val="en-US" w:eastAsia="en-US"/>
        </w:rPr>
      </w:pPr>
      <w:r>
        <w:rPr>
          <w:rFonts w:ascii="Monaco" w:hAnsi="Monaco" w:cs="Monaco"/>
          <w:color w:val="000000"/>
          <w:sz w:val="14"/>
          <w:szCs w:val="22"/>
          <w:highlight w:val="white"/>
          <w:lang w:val="en-US" w:eastAsia="en-US"/>
        </w:rPr>
        <w:t xml:space="preserve">    </w:t>
      </w:r>
      <w:r w:rsidRPr="005209C3">
        <w:rPr>
          <w:rFonts w:ascii="Monaco" w:hAnsi="Monaco" w:cs="Monaco"/>
          <w:color w:val="0000FF"/>
          <w:sz w:val="14"/>
          <w:szCs w:val="22"/>
          <w:highlight w:val="white"/>
          <w:lang w:val="en-US" w:eastAsia="en-US"/>
        </w:rPr>
        <w:t>&lt;</w:t>
      </w:r>
      <w:proofErr w:type="spellStart"/>
      <w:r w:rsidRPr="005209C3">
        <w:rPr>
          <w:rFonts w:ascii="Monaco" w:hAnsi="Monaco" w:cs="Monaco"/>
          <w:color w:val="A31515"/>
          <w:sz w:val="14"/>
          <w:szCs w:val="22"/>
          <w:highlight w:val="white"/>
          <w:lang w:val="en-US" w:eastAsia="en-US"/>
        </w:rPr>
        <w:t>url</w:t>
      </w:r>
      <w:proofErr w:type="spellEnd"/>
      <w:r w:rsidRPr="005209C3">
        <w:rPr>
          <w:rFonts w:ascii="Monaco" w:hAnsi="Monaco" w:cs="Monaco"/>
          <w:color w:val="A31515"/>
          <w:sz w:val="14"/>
          <w:szCs w:val="22"/>
          <w:highlight w:val="white"/>
          <w:lang w:val="en-US" w:eastAsia="en-US"/>
        </w:rPr>
        <w:t>-pattern</w:t>
      </w:r>
      <w:r w:rsidRPr="005209C3">
        <w:rPr>
          <w:rFonts w:ascii="Monaco" w:hAnsi="Monaco" w:cs="Monaco"/>
          <w:color w:val="0000FF"/>
          <w:sz w:val="14"/>
          <w:szCs w:val="22"/>
          <w:highlight w:val="white"/>
          <w:lang w:val="en-US" w:eastAsia="en-US"/>
        </w:rPr>
        <w:t>&gt;</w:t>
      </w:r>
      <w:r w:rsidRPr="005209C3">
        <w:rPr>
          <w:rFonts w:ascii="Monaco" w:hAnsi="Monaco" w:cs="Monaco"/>
          <w:color w:val="000000"/>
          <w:sz w:val="14"/>
          <w:szCs w:val="22"/>
          <w:highlight w:val="white"/>
          <w:lang w:val="en-US" w:eastAsia="en-US"/>
        </w:rPr>
        <w:t>/*</w:t>
      </w:r>
      <w:r w:rsidRPr="005209C3">
        <w:rPr>
          <w:rFonts w:ascii="Monaco" w:hAnsi="Monaco" w:cs="Monaco"/>
          <w:color w:val="0000FF"/>
          <w:sz w:val="14"/>
          <w:szCs w:val="22"/>
          <w:highlight w:val="white"/>
          <w:lang w:val="en-US" w:eastAsia="en-US"/>
        </w:rPr>
        <w:t>&lt;/</w:t>
      </w:r>
      <w:proofErr w:type="spellStart"/>
      <w:r w:rsidRPr="005209C3">
        <w:rPr>
          <w:rFonts w:ascii="Monaco" w:hAnsi="Monaco" w:cs="Monaco"/>
          <w:color w:val="A31515"/>
          <w:sz w:val="14"/>
          <w:szCs w:val="22"/>
          <w:highlight w:val="white"/>
          <w:lang w:val="en-US" w:eastAsia="en-US"/>
        </w:rPr>
        <w:t>url</w:t>
      </w:r>
      <w:proofErr w:type="spellEnd"/>
      <w:r w:rsidRPr="005209C3">
        <w:rPr>
          <w:rFonts w:ascii="Monaco" w:hAnsi="Monaco" w:cs="Monaco"/>
          <w:color w:val="A31515"/>
          <w:sz w:val="14"/>
          <w:szCs w:val="22"/>
          <w:highlight w:val="white"/>
          <w:lang w:val="en-US" w:eastAsia="en-US"/>
        </w:rPr>
        <w:t>-pattern</w:t>
      </w:r>
      <w:r w:rsidRPr="005209C3">
        <w:rPr>
          <w:rFonts w:ascii="Monaco" w:hAnsi="Monaco" w:cs="Monaco"/>
          <w:color w:val="0000FF"/>
          <w:sz w:val="14"/>
          <w:szCs w:val="22"/>
          <w:highlight w:val="white"/>
          <w:lang w:val="en-US" w:eastAsia="en-US"/>
        </w:rPr>
        <w:t>&gt;</w:t>
      </w:r>
      <w:r w:rsidRPr="005209C3">
        <w:rPr>
          <w:rFonts w:ascii="Monaco" w:hAnsi="Monaco" w:cs="Monaco"/>
          <w:color w:val="000000"/>
          <w:sz w:val="14"/>
          <w:szCs w:val="22"/>
          <w:highlight w:val="white"/>
          <w:lang w:val="en-US" w:eastAsia="en-US"/>
        </w:rPr>
        <w:t xml:space="preserve">  </w:t>
      </w:r>
    </w:p>
    <w:p w:rsidR="005209C3" w:rsidRPr="005209C3" w:rsidRDefault="005209C3" w:rsidP="005209C3">
      <w:pPr>
        <w:widowControl w:val="0"/>
        <w:autoSpaceDE w:val="0"/>
        <w:autoSpaceDN w:val="0"/>
        <w:adjustRightInd w:val="0"/>
        <w:ind w:firstLine="0"/>
        <w:jc w:val="left"/>
        <w:rPr>
          <w:rFonts w:ascii="Monaco" w:hAnsi="Monaco" w:cs="Monaco"/>
          <w:sz w:val="14"/>
          <w:szCs w:val="22"/>
          <w:lang w:val="en-US" w:eastAsia="en-US"/>
        </w:rPr>
      </w:pPr>
      <w:r w:rsidRPr="005209C3">
        <w:rPr>
          <w:rFonts w:ascii="Monaco" w:hAnsi="Monaco" w:cs="Monaco"/>
          <w:color w:val="000000"/>
          <w:sz w:val="14"/>
          <w:szCs w:val="22"/>
          <w:highlight w:val="white"/>
          <w:lang w:val="en-US" w:eastAsia="en-US"/>
        </w:rPr>
        <w:t xml:space="preserve">  </w:t>
      </w:r>
      <w:r w:rsidRPr="005209C3">
        <w:rPr>
          <w:rFonts w:ascii="Monaco" w:hAnsi="Monaco" w:cs="Monaco"/>
          <w:color w:val="0000FF"/>
          <w:sz w:val="14"/>
          <w:szCs w:val="22"/>
          <w:highlight w:val="white"/>
          <w:lang w:val="en-US" w:eastAsia="en-US"/>
        </w:rPr>
        <w:t>&lt;/</w:t>
      </w:r>
      <w:r w:rsidRPr="005209C3">
        <w:rPr>
          <w:rFonts w:ascii="Monaco" w:hAnsi="Monaco" w:cs="Monaco"/>
          <w:color w:val="A31515"/>
          <w:sz w:val="14"/>
          <w:szCs w:val="22"/>
          <w:highlight w:val="white"/>
          <w:lang w:val="en-US" w:eastAsia="en-US"/>
        </w:rPr>
        <w:t>filter-mapping</w:t>
      </w:r>
      <w:r w:rsidRPr="005209C3">
        <w:rPr>
          <w:rFonts w:ascii="Monaco" w:hAnsi="Monaco" w:cs="Monaco"/>
          <w:color w:val="0000FF"/>
          <w:sz w:val="14"/>
          <w:szCs w:val="22"/>
          <w:highlight w:val="white"/>
          <w:lang w:val="en-US" w:eastAsia="en-US"/>
        </w:rPr>
        <w:t>&gt;</w:t>
      </w:r>
      <w:r w:rsidRPr="005209C3">
        <w:rPr>
          <w:rFonts w:ascii="Monaco" w:hAnsi="Monaco" w:cs="Monaco"/>
          <w:color w:val="000000"/>
          <w:sz w:val="14"/>
          <w:szCs w:val="22"/>
          <w:highlight w:val="white"/>
          <w:lang w:val="en-US" w:eastAsia="en-US"/>
        </w:rPr>
        <w:t xml:space="preserve"> </w:t>
      </w:r>
      <w:r w:rsidRPr="005209C3">
        <w:rPr>
          <w:rFonts w:ascii="Monaco" w:hAnsi="Monaco" w:cs="Monaco"/>
          <w:color w:val="000000"/>
          <w:sz w:val="14"/>
          <w:szCs w:val="22"/>
          <w:highlight w:val="white"/>
          <w:lang w:val="en-US" w:eastAsia="en-US"/>
        </w:rPr>
        <w:tab/>
      </w:r>
    </w:p>
    <w:p w:rsidR="005209C3" w:rsidRPr="005209C3" w:rsidRDefault="005209C3" w:rsidP="005209C3">
      <w:pPr>
        <w:widowControl w:val="0"/>
        <w:autoSpaceDE w:val="0"/>
        <w:autoSpaceDN w:val="0"/>
        <w:adjustRightInd w:val="0"/>
        <w:ind w:firstLine="0"/>
        <w:jc w:val="left"/>
        <w:rPr>
          <w:rFonts w:ascii="Monaco" w:hAnsi="Monaco" w:cs="Monaco"/>
          <w:sz w:val="14"/>
          <w:szCs w:val="22"/>
          <w:lang w:val="en-US" w:eastAsia="en-US"/>
        </w:rPr>
      </w:pPr>
      <w:r w:rsidRPr="005209C3">
        <w:rPr>
          <w:rFonts w:ascii="Monaco" w:hAnsi="Monaco" w:cs="Monaco"/>
          <w:color w:val="000000"/>
          <w:sz w:val="14"/>
          <w:szCs w:val="22"/>
          <w:highlight w:val="white"/>
          <w:lang w:val="en-US" w:eastAsia="en-US"/>
        </w:rPr>
        <w:tab/>
        <w:t xml:space="preserve">   </w:t>
      </w:r>
    </w:p>
    <w:p w:rsidR="005209C3" w:rsidRPr="005209C3" w:rsidRDefault="005209C3" w:rsidP="005209C3">
      <w:pPr>
        <w:widowControl w:val="0"/>
        <w:autoSpaceDE w:val="0"/>
        <w:autoSpaceDN w:val="0"/>
        <w:adjustRightInd w:val="0"/>
        <w:ind w:firstLine="0"/>
        <w:jc w:val="left"/>
        <w:rPr>
          <w:rFonts w:ascii="Monaco" w:hAnsi="Monaco" w:cs="Monaco"/>
          <w:sz w:val="14"/>
          <w:szCs w:val="22"/>
          <w:lang w:val="en-US" w:eastAsia="en-US"/>
        </w:rPr>
      </w:pPr>
      <w:r w:rsidRPr="005209C3">
        <w:rPr>
          <w:rFonts w:ascii="Monaco" w:hAnsi="Monaco" w:cs="Monaco"/>
          <w:color w:val="000000"/>
          <w:sz w:val="14"/>
          <w:szCs w:val="22"/>
          <w:highlight w:val="white"/>
          <w:lang w:val="en-US" w:eastAsia="en-US"/>
        </w:rPr>
        <w:t xml:space="preserve">  </w:t>
      </w:r>
      <w:r w:rsidRPr="005209C3">
        <w:rPr>
          <w:rFonts w:ascii="Monaco" w:hAnsi="Monaco" w:cs="Monaco"/>
          <w:color w:val="0000FF"/>
          <w:sz w:val="14"/>
          <w:szCs w:val="22"/>
          <w:highlight w:val="white"/>
          <w:lang w:val="en-US" w:eastAsia="en-US"/>
        </w:rPr>
        <w:t>&lt;</w:t>
      </w:r>
      <w:proofErr w:type="gramStart"/>
      <w:r w:rsidRPr="005209C3">
        <w:rPr>
          <w:rFonts w:ascii="Monaco" w:hAnsi="Monaco" w:cs="Monaco"/>
          <w:color w:val="A31515"/>
          <w:sz w:val="14"/>
          <w:szCs w:val="22"/>
          <w:highlight w:val="white"/>
          <w:lang w:val="en-US" w:eastAsia="en-US"/>
        </w:rPr>
        <w:t>servlet</w:t>
      </w:r>
      <w:proofErr w:type="gramEnd"/>
      <w:r w:rsidRPr="005209C3">
        <w:rPr>
          <w:rFonts w:ascii="Monaco" w:hAnsi="Monaco" w:cs="Monaco"/>
          <w:color w:val="0000FF"/>
          <w:sz w:val="14"/>
          <w:szCs w:val="22"/>
          <w:highlight w:val="white"/>
          <w:lang w:val="en-US" w:eastAsia="en-US"/>
        </w:rPr>
        <w:t>&gt;</w:t>
      </w:r>
    </w:p>
    <w:p w:rsidR="005209C3" w:rsidRPr="005209C3" w:rsidRDefault="005209C3" w:rsidP="005209C3">
      <w:pPr>
        <w:widowControl w:val="0"/>
        <w:autoSpaceDE w:val="0"/>
        <w:autoSpaceDN w:val="0"/>
        <w:adjustRightInd w:val="0"/>
        <w:ind w:firstLine="0"/>
        <w:jc w:val="left"/>
        <w:rPr>
          <w:rFonts w:ascii="Monaco" w:hAnsi="Monaco" w:cs="Monaco"/>
          <w:sz w:val="14"/>
          <w:szCs w:val="22"/>
          <w:lang w:val="en-US" w:eastAsia="en-US"/>
        </w:rPr>
      </w:pPr>
      <w:r w:rsidRPr="005209C3">
        <w:rPr>
          <w:rFonts w:ascii="Monaco" w:hAnsi="Monaco" w:cs="Monaco"/>
          <w:color w:val="000000"/>
          <w:sz w:val="14"/>
          <w:szCs w:val="22"/>
          <w:highlight w:val="white"/>
          <w:lang w:val="en-US" w:eastAsia="en-US"/>
        </w:rPr>
        <w:t xml:space="preserve">    </w:t>
      </w:r>
      <w:r w:rsidRPr="005209C3">
        <w:rPr>
          <w:rFonts w:ascii="Monaco" w:hAnsi="Monaco" w:cs="Monaco"/>
          <w:color w:val="0000FF"/>
          <w:sz w:val="14"/>
          <w:szCs w:val="22"/>
          <w:highlight w:val="white"/>
          <w:lang w:val="en-US" w:eastAsia="en-US"/>
        </w:rPr>
        <w:t>&lt;</w:t>
      </w:r>
      <w:r w:rsidRPr="005209C3">
        <w:rPr>
          <w:rFonts w:ascii="Monaco" w:hAnsi="Monaco" w:cs="Monaco"/>
          <w:color w:val="A31515"/>
          <w:sz w:val="14"/>
          <w:szCs w:val="22"/>
          <w:highlight w:val="white"/>
          <w:lang w:val="en-US" w:eastAsia="en-US"/>
        </w:rPr>
        <w:t>servlet-name</w:t>
      </w:r>
      <w:r w:rsidRPr="005209C3">
        <w:rPr>
          <w:rFonts w:ascii="Monaco" w:hAnsi="Monaco" w:cs="Monaco"/>
          <w:color w:val="0000FF"/>
          <w:sz w:val="14"/>
          <w:szCs w:val="22"/>
          <w:highlight w:val="white"/>
          <w:lang w:val="en-US" w:eastAsia="en-US"/>
        </w:rPr>
        <w:t>&gt;</w:t>
      </w:r>
      <w:r w:rsidRPr="005209C3">
        <w:rPr>
          <w:rFonts w:ascii="Monaco" w:hAnsi="Monaco" w:cs="Monaco"/>
          <w:color w:val="000000"/>
          <w:sz w:val="14"/>
          <w:szCs w:val="22"/>
          <w:highlight w:val="white"/>
          <w:lang w:val="en-US" w:eastAsia="en-US"/>
        </w:rPr>
        <w:t>Jersey REST Service</w:t>
      </w:r>
      <w:r w:rsidRPr="005209C3">
        <w:rPr>
          <w:rFonts w:ascii="Monaco" w:hAnsi="Monaco" w:cs="Monaco"/>
          <w:color w:val="0000FF"/>
          <w:sz w:val="14"/>
          <w:szCs w:val="22"/>
          <w:highlight w:val="white"/>
          <w:lang w:val="en-US" w:eastAsia="en-US"/>
        </w:rPr>
        <w:t>&lt;/</w:t>
      </w:r>
      <w:r w:rsidRPr="005209C3">
        <w:rPr>
          <w:rFonts w:ascii="Monaco" w:hAnsi="Monaco" w:cs="Monaco"/>
          <w:color w:val="A31515"/>
          <w:sz w:val="14"/>
          <w:szCs w:val="22"/>
          <w:highlight w:val="white"/>
          <w:lang w:val="en-US" w:eastAsia="en-US"/>
        </w:rPr>
        <w:t>servlet-name</w:t>
      </w:r>
      <w:r w:rsidRPr="005209C3">
        <w:rPr>
          <w:rFonts w:ascii="Monaco" w:hAnsi="Monaco" w:cs="Monaco"/>
          <w:color w:val="0000FF"/>
          <w:sz w:val="14"/>
          <w:szCs w:val="22"/>
          <w:highlight w:val="white"/>
          <w:lang w:val="en-US" w:eastAsia="en-US"/>
        </w:rPr>
        <w:t>&gt;</w:t>
      </w:r>
    </w:p>
    <w:p w:rsidR="005209C3" w:rsidRPr="005209C3" w:rsidRDefault="005209C3" w:rsidP="005209C3">
      <w:pPr>
        <w:widowControl w:val="0"/>
        <w:autoSpaceDE w:val="0"/>
        <w:autoSpaceDN w:val="0"/>
        <w:adjustRightInd w:val="0"/>
        <w:ind w:firstLine="0"/>
        <w:jc w:val="left"/>
        <w:rPr>
          <w:rFonts w:ascii="Monaco" w:hAnsi="Monaco" w:cs="Monaco"/>
          <w:sz w:val="14"/>
          <w:szCs w:val="22"/>
          <w:lang w:val="en-US" w:eastAsia="en-US"/>
        </w:rPr>
      </w:pPr>
      <w:r w:rsidRPr="005209C3">
        <w:rPr>
          <w:rFonts w:ascii="Monaco" w:hAnsi="Monaco" w:cs="Monaco"/>
          <w:color w:val="000000"/>
          <w:sz w:val="14"/>
          <w:szCs w:val="22"/>
          <w:highlight w:val="white"/>
          <w:lang w:val="en-US" w:eastAsia="en-US"/>
        </w:rPr>
        <w:t xml:space="preserve">    </w:t>
      </w:r>
      <w:r w:rsidRPr="005209C3">
        <w:rPr>
          <w:rFonts w:ascii="Monaco" w:hAnsi="Monaco" w:cs="Monaco"/>
          <w:color w:val="0000FF"/>
          <w:sz w:val="14"/>
          <w:szCs w:val="22"/>
          <w:highlight w:val="white"/>
          <w:lang w:val="en-US" w:eastAsia="en-US"/>
        </w:rPr>
        <w:t>&lt;</w:t>
      </w:r>
      <w:r w:rsidRPr="005209C3">
        <w:rPr>
          <w:rFonts w:ascii="Monaco" w:hAnsi="Monaco" w:cs="Monaco"/>
          <w:color w:val="A31515"/>
          <w:sz w:val="14"/>
          <w:szCs w:val="22"/>
          <w:highlight w:val="white"/>
          <w:lang w:val="en-US" w:eastAsia="en-US"/>
        </w:rPr>
        <w:t>servlet-class</w:t>
      </w:r>
      <w:r w:rsidRPr="005209C3">
        <w:rPr>
          <w:rFonts w:ascii="Monaco" w:hAnsi="Monaco" w:cs="Monaco"/>
          <w:color w:val="0000FF"/>
          <w:sz w:val="14"/>
          <w:szCs w:val="22"/>
          <w:highlight w:val="white"/>
          <w:lang w:val="en-US" w:eastAsia="en-US"/>
        </w:rPr>
        <w:t>&gt;</w:t>
      </w:r>
      <w:r w:rsidRPr="005209C3">
        <w:rPr>
          <w:rFonts w:ascii="Monaco" w:hAnsi="Monaco" w:cs="Monaco"/>
          <w:color w:val="000000"/>
          <w:sz w:val="14"/>
          <w:szCs w:val="22"/>
          <w:highlight w:val="white"/>
          <w:lang w:val="en-US" w:eastAsia="en-US"/>
        </w:rPr>
        <w:t>com.sun.jersey.spi.container.servlet.ServletContainer</w:t>
      </w:r>
      <w:r w:rsidRPr="005209C3">
        <w:rPr>
          <w:rFonts w:ascii="Monaco" w:hAnsi="Monaco" w:cs="Monaco"/>
          <w:color w:val="0000FF"/>
          <w:sz w:val="14"/>
          <w:szCs w:val="22"/>
          <w:highlight w:val="white"/>
          <w:lang w:val="en-US" w:eastAsia="en-US"/>
        </w:rPr>
        <w:t>&lt;/</w:t>
      </w:r>
      <w:r w:rsidRPr="005209C3">
        <w:rPr>
          <w:rFonts w:ascii="Monaco" w:hAnsi="Monaco" w:cs="Monaco"/>
          <w:color w:val="A31515"/>
          <w:sz w:val="14"/>
          <w:szCs w:val="22"/>
          <w:highlight w:val="white"/>
          <w:lang w:val="en-US" w:eastAsia="en-US"/>
        </w:rPr>
        <w:t>servlet-class</w:t>
      </w:r>
      <w:r w:rsidRPr="005209C3">
        <w:rPr>
          <w:rFonts w:ascii="Monaco" w:hAnsi="Monaco" w:cs="Monaco"/>
          <w:color w:val="0000FF"/>
          <w:sz w:val="14"/>
          <w:szCs w:val="22"/>
          <w:highlight w:val="white"/>
          <w:lang w:val="en-US" w:eastAsia="en-US"/>
        </w:rPr>
        <w:t>&gt;</w:t>
      </w:r>
    </w:p>
    <w:p w:rsidR="005209C3" w:rsidRPr="005209C3" w:rsidRDefault="005209C3" w:rsidP="005209C3">
      <w:pPr>
        <w:widowControl w:val="0"/>
        <w:autoSpaceDE w:val="0"/>
        <w:autoSpaceDN w:val="0"/>
        <w:adjustRightInd w:val="0"/>
        <w:ind w:firstLine="0"/>
        <w:jc w:val="left"/>
        <w:rPr>
          <w:rFonts w:ascii="Monaco" w:hAnsi="Monaco" w:cs="Monaco"/>
          <w:sz w:val="14"/>
          <w:szCs w:val="22"/>
          <w:lang w:val="en-US" w:eastAsia="en-US"/>
        </w:rPr>
      </w:pPr>
      <w:r w:rsidRPr="005209C3">
        <w:rPr>
          <w:rFonts w:ascii="Monaco" w:hAnsi="Monaco" w:cs="Monaco"/>
          <w:color w:val="000000"/>
          <w:sz w:val="14"/>
          <w:szCs w:val="22"/>
          <w:highlight w:val="white"/>
          <w:lang w:val="en-US" w:eastAsia="en-US"/>
        </w:rPr>
        <w:t xml:space="preserve">    </w:t>
      </w:r>
      <w:r w:rsidRPr="005209C3">
        <w:rPr>
          <w:rFonts w:ascii="Monaco" w:hAnsi="Monaco" w:cs="Monaco"/>
          <w:color w:val="0000FF"/>
          <w:sz w:val="14"/>
          <w:szCs w:val="22"/>
          <w:highlight w:val="white"/>
          <w:lang w:val="en-US" w:eastAsia="en-US"/>
        </w:rPr>
        <w:t>&lt;</w:t>
      </w:r>
      <w:proofErr w:type="gramStart"/>
      <w:r w:rsidRPr="005209C3">
        <w:rPr>
          <w:rFonts w:ascii="Monaco" w:hAnsi="Monaco" w:cs="Monaco"/>
          <w:color w:val="A31515"/>
          <w:sz w:val="14"/>
          <w:szCs w:val="22"/>
          <w:highlight w:val="white"/>
          <w:lang w:val="en-US" w:eastAsia="en-US"/>
        </w:rPr>
        <w:t>init</w:t>
      </w:r>
      <w:proofErr w:type="gramEnd"/>
      <w:r w:rsidRPr="005209C3">
        <w:rPr>
          <w:rFonts w:ascii="Monaco" w:hAnsi="Monaco" w:cs="Monaco"/>
          <w:color w:val="A31515"/>
          <w:sz w:val="14"/>
          <w:szCs w:val="22"/>
          <w:highlight w:val="white"/>
          <w:lang w:val="en-US" w:eastAsia="en-US"/>
        </w:rPr>
        <w:t>-</w:t>
      </w:r>
      <w:proofErr w:type="spellStart"/>
      <w:r w:rsidRPr="005209C3">
        <w:rPr>
          <w:rFonts w:ascii="Monaco" w:hAnsi="Monaco" w:cs="Monaco"/>
          <w:color w:val="A31515"/>
          <w:sz w:val="14"/>
          <w:szCs w:val="22"/>
          <w:highlight w:val="white"/>
          <w:lang w:val="en-US" w:eastAsia="en-US"/>
        </w:rPr>
        <w:t>param</w:t>
      </w:r>
      <w:proofErr w:type="spellEnd"/>
      <w:r w:rsidRPr="005209C3">
        <w:rPr>
          <w:rFonts w:ascii="Monaco" w:hAnsi="Monaco" w:cs="Monaco"/>
          <w:color w:val="0000FF"/>
          <w:sz w:val="14"/>
          <w:szCs w:val="22"/>
          <w:highlight w:val="white"/>
          <w:lang w:val="en-US" w:eastAsia="en-US"/>
        </w:rPr>
        <w:t>&gt;</w:t>
      </w:r>
    </w:p>
    <w:p w:rsidR="005209C3" w:rsidRPr="005209C3" w:rsidRDefault="005209C3" w:rsidP="005209C3">
      <w:pPr>
        <w:widowControl w:val="0"/>
        <w:autoSpaceDE w:val="0"/>
        <w:autoSpaceDN w:val="0"/>
        <w:adjustRightInd w:val="0"/>
        <w:ind w:firstLine="0"/>
        <w:jc w:val="left"/>
        <w:rPr>
          <w:rFonts w:ascii="Monaco" w:hAnsi="Monaco" w:cs="Monaco"/>
          <w:sz w:val="14"/>
          <w:szCs w:val="22"/>
          <w:lang w:val="en-US" w:eastAsia="en-US"/>
        </w:rPr>
      </w:pPr>
      <w:r w:rsidRPr="005209C3">
        <w:rPr>
          <w:rFonts w:ascii="Monaco" w:hAnsi="Monaco" w:cs="Monaco"/>
          <w:color w:val="000000"/>
          <w:sz w:val="14"/>
          <w:szCs w:val="22"/>
          <w:highlight w:val="white"/>
          <w:lang w:val="en-US" w:eastAsia="en-US"/>
        </w:rPr>
        <w:t xml:space="preserve">      </w:t>
      </w:r>
      <w:r w:rsidRPr="005209C3">
        <w:rPr>
          <w:rFonts w:ascii="Monaco" w:hAnsi="Monaco" w:cs="Monaco"/>
          <w:color w:val="0000FF"/>
          <w:sz w:val="14"/>
          <w:szCs w:val="22"/>
          <w:highlight w:val="white"/>
          <w:lang w:val="en-US" w:eastAsia="en-US"/>
        </w:rPr>
        <w:t>&lt;</w:t>
      </w:r>
      <w:proofErr w:type="spellStart"/>
      <w:r w:rsidRPr="005209C3">
        <w:rPr>
          <w:rFonts w:ascii="Monaco" w:hAnsi="Monaco" w:cs="Monaco"/>
          <w:color w:val="A31515"/>
          <w:sz w:val="14"/>
          <w:szCs w:val="22"/>
          <w:highlight w:val="white"/>
          <w:lang w:val="en-US" w:eastAsia="en-US"/>
        </w:rPr>
        <w:t>param</w:t>
      </w:r>
      <w:proofErr w:type="spellEnd"/>
      <w:r w:rsidRPr="005209C3">
        <w:rPr>
          <w:rFonts w:ascii="Monaco" w:hAnsi="Monaco" w:cs="Monaco"/>
          <w:color w:val="A31515"/>
          <w:sz w:val="14"/>
          <w:szCs w:val="22"/>
          <w:highlight w:val="white"/>
          <w:lang w:val="en-US" w:eastAsia="en-US"/>
        </w:rPr>
        <w:t>-name</w:t>
      </w:r>
      <w:r w:rsidRPr="005209C3">
        <w:rPr>
          <w:rFonts w:ascii="Monaco" w:hAnsi="Monaco" w:cs="Monaco"/>
          <w:color w:val="0000FF"/>
          <w:sz w:val="14"/>
          <w:szCs w:val="22"/>
          <w:highlight w:val="white"/>
          <w:lang w:val="en-US" w:eastAsia="en-US"/>
        </w:rPr>
        <w:t>&gt;</w:t>
      </w:r>
      <w:proofErr w:type="spellStart"/>
      <w:r w:rsidRPr="005209C3">
        <w:rPr>
          <w:rFonts w:ascii="Monaco" w:hAnsi="Monaco" w:cs="Monaco"/>
          <w:color w:val="000000"/>
          <w:sz w:val="14"/>
          <w:szCs w:val="22"/>
          <w:highlight w:val="white"/>
          <w:lang w:val="en-US" w:eastAsia="en-US"/>
        </w:rPr>
        <w:t>com.sun.jersey.config.property.packages</w:t>
      </w:r>
      <w:proofErr w:type="spellEnd"/>
      <w:r w:rsidRPr="005209C3">
        <w:rPr>
          <w:rFonts w:ascii="Monaco" w:hAnsi="Monaco" w:cs="Monaco"/>
          <w:color w:val="0000FF"/>
          <w:sz w:val="14"/>
          <w:szCs w:val="22"/>
          <w:highlight w:val="white"/>
          <w:lang w:val="en-US" w:eastAsia="en-US"/>
        </w:rPr>
        <w:t>&lt;/</w:t>
      </w:r>
      <w:proofErr w:type="spellStart"/>
      <w:r w:rsidRPr="005209C3">
        <w:rPr>
          <w:rFonts w:ascii="Monaco" w:hAnsi="Monaco" w:cs="Monaco"/>
          <w:color w:val="A31515"/>
          <w:sz w:val="14"/>
          <w:szCs w:val="22"/>
          <w:highlight w:val="white"/>
          <w:lang w:val="en-US" w:eastAsia="en-US"/>
        </w:rPr>
        <w:t>param</w:t>
      </w:r>
      <w:proofErr w:type="spellEnd"/>
      <w:r w:rsidRPr="005209C3">
        <w:rPr>
          <w:rFonts w:ascii="Monaco" w:hAnsi="Monaco" w:cs="Monaco"/>
          <w:color w:val="A31515"/>
          <w:sz w:val="14"/>
          <w:szCs w:val="22"/>
          <w:highlight w:val="white"/>
          <w:lang w:val="en-US" w:eastAsia="en-US"/>
        </w:rPr>
        <w:t>-name</w:t>
      </w:r>
      <w:r w:rsidRPr="005209C3">
        <w:rPr>
          <w:rFonts w:ascii="Monaco" w:hAnsi="Monaco" w:cs="Monaco"/>
          <w:color w:val="0000FF"/>
          <w:sz w:val="14"/>
          <w:szCs w:val="22"/>
          <w:highlight w:val="white"/>
          <w:lang w:val="en-US" w:eastAsia="en-US"/>
        </w:rPr>
        <w:t>&gt;</w:t>
      </w:r>
    </w:p>
    <w:p w:rsidR="005209C3" w:rsidRPr="005209C3" w:rsidRDefault="005209C3" w:rsidP="005209C3">
      <w:pPr>
        <w:widowControl w:val="0"/>
        <w:autoSpaceDE w:val="0"/>
        <w:autoSpaceDN w:val="0"/>
        <w:adjustRightInd w:val="0"/>
        <w:ind w:firstLine="0"/>
        <w:jc w:val="left"/>
        <w:rPr>
          <w:rFonts w:ascii="Monaco" w:hAnsi="Monaco" w:cs="Monaco"/>
          <w:sz w:val="14"/>
          <w:szCs w:val="22"/>
          <w:lang w:val="en-US" w:eastAsia="en-US"/>
        </w:rPr>
      </w:pPr>
      <w:r w:rsidRPr="005209C3">
        <w:rPr>
          <w:rFonts w:ascii="Monaco" w:hAnsi="Monaco" w:cs="Monaco"/>
          <w:color w:val="000000"/>
          <w:sz w:val="14"/>
          <w:szCs w:val="22"/>
          <w:highlight w:val="white"/>
          <w:lang w:val="en-US" w:eastAsia="en-US"/>
        </w:rPr>
        <w:t xml:space="preserve">      </w:t>
      </w:r>
      <w:r w:rsidRPr="005209C3">
        <w:rPr>
          <w:rFonts w:ascii="Monaco" w:hAnsi="Monaco" w:cs="Monaco"/>
          <w:color w:val="0000FF"/>
          <w:sz w:val="14"/>
          <w:szCs w:val="22"/>
          <w:highlight w:val="white"/>
          <w:lang w:val="en-US" w:eastAsia="en-US"/>
        </w:rPr>
        <w:t>&lt;</w:t>
      </w:r>
      <w:proofErr w:type="spellStart"/>
      <w:r w:rsidRPr="005209C3">
        <w:rPr>
          <w:rFonts w:ascii="Monaco" w:hAnsi="Monaco" w:cs="Monaco"/>
          <w:color w:val="A31515"/>
          <w:sz w:val="14"/>
          <w:szCs w:val="22"/>
          <w:highlight w:val="white"/>
          <w:lang w:val="en-US" w:eastAsia="en-US"/>
        </w:rPr>
        <w:t>param</w:t>
      </w:r>
      <w:proofErr w:type="spellEnd"/>
      <w:r w:rsidRPr="005209C3">
        <w:rPr>
          <w:rFonts w:ascii="Monaco" w:hAnsi="Monaco" w:cs="Monaco"/>
          <w:color w:val="A31515"/>
          <w:sz w:val="14"/>
          <w:szCs w:val="22"/>
          <w:highlight w:val="white"/>
          <w:lang w:val="en-US" w:eastAsia="en-US"/>
        </w:rPr>
        <w:t>-value</w:t>
      </w:r>
      <w:r w:rsidRPr="005209C3">
        <w:rPr>
          <w:rFonts w:ascii="Monaco" w:hAnsi="Monaco" w:cs="Monaco"/>
          <w:color w:val="0000FF"/>
          <w:sz w:val="14"/>
          <w:szCs w:val="22"/>
          <w:highlight w:val="white"/>
          <w:lang w:val="en-US" w:eastAsia="en-US"/>
        </w:rPr>
        <w:t>&gt;</w:t>
      </w:r>
      <w:proofErr w:type="spellStart"/>
      <w:r w:rsidRPr="005209C3">
        <w:rPr>
          <w:rFonts w:ascii="Monaco" w:hAnsi="Monaco" w:cs="Monaco"/>
          <w:color w:val="000000"/>
          <w:sz w:val="14"/>
          <w:szCs w:val="22"/>
          <w:highlight w:val="white"/>
          <w:lang w:val="en-US" w:eastAsia="en-US"/>
        </w:rPr>
        <w:t>br.com.devmedia.resource</w:t>
      </w:r>
      <w:proofErr w:type="spellEnd"/>
      <w:r w:rsidRPr="005209C3">
        <w:rPr>
          <w:rFonts w:ascii="Monaco" w:hAnsi="Monaco" w:cs="Monaco"/>
          <w:color w:val="0000FF"/>
          <w:sz w:val="14"/>
          <w:szCs w:val="22"/>
          <w:highlight w:val="white"/>
          <w:lang w:val="en-US" w:eastAsia="en-US"/>
        </w:rPr>
        <w:t>&lt;/</w:t>
      </w:r>
      <w:proofErr w:type="spellStart"/>
      <w:r w:rsidRPr="005209C3">
        <w:rPr>
          <w:rFonts w:ascii="Monaco" w:hAnsi="Monaco" w:cs="Monaco"/>
          <w:color w:val="A31515"/>
          <w:sz w:val="14"/>
          <w:szCs w:val="22"/>
          <w:highlight w:val="white"/>
          <w:lang w:val="en-US" w:eastAsia="en-US"/>
        </w:rPr>
        <w:t>param</w:t>
      </w:r>
      <w:proofErr w:type="spellEnd"/>
      <w:r w:rsidRPr="005209C3">
        <w:rPr>
          <w:rFonts w:ascii="Monaco" w:hAnsi="Monaco" w:cs="Monaco"/>
          <w:color w:val="A31515"/>
          <w:sz w:val="14"/>
          <w:szCs w:val="22"/>
          <w:highlight w:val="white"/>
          <w:lang w:val="en-US" w:eastAsia="en-US"/>
        </w:rPr>
        <w:t>-value</w:t>
      </w:r>
      <w:r w:rsidRPr="005209C3">
        <w:rPr>
          <w:rFonts w:ascii="Monaco" w:hAnsi="Monaco" w:cs="Monaco"/>
          <w:color w:val="0000FF"/>
          <w:sz w:val="14"/>
          <w:szCs w:val="22"/>
          <w:highlight w:val="white"/>
          <w:lang w:val="en-US" w:eastAsia="en-US"/>
        </w:rPr>
        <w:t>&gt;</w:t>
      </w:r>
    </w:p>
    <w:p w:rsidR="005209C3" w:rsidRPr="005209C3" w:rsidRDefault="005209C3" w:rsidP="005209C3">
      <w:pPr>
        <w:widowControl w:val="0"/>
        <w:autoSpaceDE w:val="0"/>
        <w:autoSpaceDN w:val="0"/>
        <w:adjustRightInd w:val="0"/>
        <w:ind w:firstLine="0"/>
        <w:jc w:val="left"/>
        <w:rPr>
          <w:rFonts w:ascii="Monaco" w:hAnsi="Monaco" w:cs="Monaco"/>
          <w:sz w:val="14"/>
          <w:szCs w:val="22"/>
          <w:lang w:val="en-US" w:eastAsia="en-US"/>
        </w:rPr>
      </w:pPr>
      <w:r w:rsidRPr="005209C3">
        <w:rPr>
          <w:rFonts w:ascii="Monaco" w:hAnsi="Monaco" w:cs="Monaco"/>
          <w:color w:val="000000"/>
          <w:sz w:val="14"/>
          <w:szCs w:val="22"/>
          <w:highlight w:val="white"/>
          <w:lang w:val="en-US" w:eastAsia="en-US"/>
        </w:rPr>
        <w:t xml:space="preserve">    </w:t>
      </w:r>
      <w:r w:rsidRPr="005209C3">
        <w:rPr>
          <w:rFonts w:ascii="Monaco" w:hAnsi="Monaco" w:cs="Monaco"/>
          <w:color w:val="0000FF"/>
          <w:sz w:val="14"/>
          <w:szCs w:val="22"/>
          <w:highlight w:val="white"/>
          <w:lang w:val="en-US" w:eastAsia="en-US"/>
        </w:rPr>
        <w:t>&lt;/</w:t>
      </w:r>
      <w:r w:rsidRPr="005209C3">
        <w:rPr>
          <w:rFonts w:ascii="Monaco" w:hAnsi="Monaco" w:cs="Monaco"/>
          <w:color w:val="A31515"/>
          <w:sz w:val="14"/>
          <w:szCs w:val="22"/>
          <w:highlight w:val="white"/>
          <w:lang w:val="en-US" w:eastAsia="en-US"/>
        </w:rPr>
        <w:t>init-</w:t>
      </w:r>
      <w:proofErr w:type="spellStart"/>
      <w:r w:rsidRPr="005209C3">
        <w:rPr>
          <w:rFonts w:ascii="Monaco" w:hAnsi="Monaco" w:cs="Monaco"/>
          <w:color w:val="A31515"/>
          <w:sz w:val="14"/>
          <w:szCs w:val="22"/>
          <w:highlight w:val="white"/>
          <w:lang w:val="en-US" w:eastAsia="en-US"/>
        </w:rPr>
        <w:t>param</w:t>
      </w:r>
      <w:proofErr w:type="spellEnd"/>
      <w:r w:rsidRPr="005209C3">
        <w:rPr>
          <w:rFonts w:ascii="Monaco" w:hAnsi="Monaco" w:cs="Monaco"/>
          <w:color w:val="0000FF"/>
          <w:sz w:val="14"/>
          <w:szCs w:val="22"/>
          <w:highlight w:val="white"/>
          <w:lang w:val="en-US" w:eastAsia="en-US"/>
        </w:rPr>
        <w:t>&gt;</w:t>
      </w:r>
    </w:p>
    <w:p w:rsidR="005209C3" w:rsidRPr="005209C3" w:rsidRDefault="005209C3" w:rsidP="005209C3">
      <w:pPr>
        <w:widowControl w:val="0"/>
        <w:autoSpaceDE w:val="0"/>
        <w:autoSpaceDN w:val="0"/>
        <w:adjustRightInd w:val="0"/>
        <w:ind w:firstLine="0"/>
        <w:jc w:val="left"/>
        <w:rPr>
          <w:rFonts w:ascii="Monaco" w:hAnsi="Monaco" w:cs="Monaco"/>
          <w:sz w:val="14"/>
          <w:szCs w:val="22"/>
          <w:lang w:val="en-US" w:eastAsia="en-US"/>
        </w:rPr>
      </w:pPr>
      <w:r w:rsidRPr="005209C3">
        <w:rPr>
          <w:rFonts w:ascii="Monaco" w:hAnsi="Monaco" w:cs="Monaco"/>
          <w:color w:val="000000"/>
          <w:sz w:val="14"/>
          <w:szCs w:val="22"/>
          <w:highlight w:val="white"/>
          <w:lang w:val="en-US" w:eastAsia="en-US"/>
        </w:rPr>
        <w:t xml:space="preserve">    </w:t>
      </w:r>
      <w:r w:rsidRPr="005209C3">
        <w:rPr>
          <w:rFonts w:ascii="Monaco" w:hAnsi="Monaco" w:cs="Monaco"/>
          <w:color w:val="0000FF"/>
          <w:sz w:val="14"/>
          <w:szCs w:val="22"/>
          <w:highlight w:val="white"/>
          <w:lang w:val="en-US" w:eastAsia="en-US"/>
        </w:rPr>
        <w:t>&lt;</w:t>
      </w:r>
      <w:r w:rsidRPr="005209C3">
        <w:rPr>
          <w:rFonts w:ascii="Monaco" w:hAnsi="Monaco" w:cs="Monaco"/>
          <w:color w:val="A31515"/>
          <w:sz w:val="14"/>
          <w:szCs w:val="22"/>
          <w:highlight w:val="white"/>
          <w:lang w:val="en-US" w:eastAsia="en-US"/>
        </w:rPr>
        <w:t>load-on-startup</w:t>
      </w:r>
      <w:r w:rsidRPr="005209C3">
        <w:rPr>
          <w:rFonts w:ascii="Monaco" w:hAnsi="Monaco" w:cs="Monaco"/>
          <w:color w:val="0000FF"/>
          <w:sz w:val="14"/>
          <w:szCs w:val="22"/>
          <w:highlight w:val="white"/>
          <w:lang w:val="en-US" w:eastAsia="en-US"/>
        </w:rPr>
        <w:t>&gt;</w:t>
      </w:r>
      <w:r w:rsidRPr="005209C3">
        <w:rPr>
          <w:rFonts w:ascii="Monaco" w:hAnsi="Monaco" w:cs="Monaco"/>
          <w:color w:val="000000"/>
          <w:sz w:val="14"/>
          <w:szCs w:val="22"/>
          <w:highlight w:val="white"/>
          <w:lang w:val="en-US" w:eastAsia="en-US"/>
        </w:rPr>
        <w:t>1</w:t>
      </w:r>
      <w:r w:rsidRPr="005209C3">
        <w:rPr>
          <w:rFonts w:ascii="Monaco" w:hAnsi="Monaco" w:cs="Monaco"/>
          <w:color w:val="0000FF"/>
          <w:sz w:val="14"/>
          <w:szCs w:val="22"/>
          <w:highlight w:val="white"/>
          <w:lang w:val="en-US" w:eastAsia="en-US"/>
        </w:rPr>
        <w:t>&lt;/</w:t>
      </w:r>
      <w:r w:rsidRPr="005209C3">
        <w:rPr>
          <w:rFonts w:ascii="Monaco" w:hAnsi="Monaco" w:cs="Monaco"/>
          <w:color w:val="A31515"/>
          <w:sz w:val="14"/>
          <w:szCs w:val="22"/>
          <w:highlight w:val="white"/>
          <w:lang w:val="en-US" w:eastAsia="en-US"/>
        </w:rPr>
        <w:t>load-on-startup</w:t>
      </w:r>
      <w:r w:rsidRPr="005209C3">
        <w:rPr>
          <w:rFonts w:ascii="Monaco" w:hAnsi="Monaco" w:cs="Monaco"/>
          <w:color w:val="0000FF"/>
          <w:sz w:val="14"/>
          <w:szCs w:val="22"/>
          <w:highlight w:val="white"/>
          <w:lang w:val="en-US" w:eastAsia="en-US"/>
        </w:rPr>
        <w:t>&gt;</w:t>
      </w:r>
    </w:p>
    <w:p w:rsidR="005209C3" w:rsidRPr="005209C3" w:rsidRDefault="005209C3" w:rsidP="005209C3">
      <w:pPr>
        <w:widowControl w:val="0"/>
        <w:autoSpaceDE w:val="0"/>
        <w:autoSpaceDN w:val="0"/>
        <w:adjustRightInd w:val="0"/>
        <w:ind w:firstLine="0"/>
        <w:jc w:val="left"/>
        <w:rPr>
          <w:rFonts w:ascii="Monaco" w:hAnsi="Monaco" w:cs="Monaco"/>
          <w:sz w:val="14"/>
          <w:szCs w:val="22"/>
          <w:lang w:val="en-US" w:eastAsia="en-US"/>
        </w:rPr>
      </w:pPr>
      <w:r w:rsidRPr="005209C3">
        <w:rPr>
          <w:rFonts w:ascii="Monaco" w:hAnsi="Monaco" w:cs="Monaco"/>
          <w:color w:val="000000"/>
          <w:sz w:val="14"/>
          <w:szCs w:val="22"/>
          <w:highlight w:val="white"/>
          <w:lang w:val="en-US" w:eastAsia="en-US"/>
        </w:rPr>
        <w:t xml:space="preserve">  </w:t>
      </w:r>
      <w:r w:rsidRPr="005209C3">
        <w:rPr>
          <w:rFonts w:ascii="Monaco" w:hAnsi="Monaco" w:cs="Monaco"/>
          <w:color w:val="0000FF"/>
          <w:sz w:val="14"/>
          <w:szCs w:val="22"/>
          <w:highlight w:val="white"/>
          <w:lang w:val="en-US" w:eastAsia="en-US"/>
        </w:rPr>
        <w:t>&lt;/</w:t>
      </w:r>
      <w:proofErr w:type="spellStart"/>
      <w:r w:rsidRPr="005209C3">
        <w:rPr>
          <w:rFonts w:ascii="Monaco" w:hAnsi="Monaco" w:cs="Monaco"/>
          <w:color w:val="A31515"/>
          <w:sz w:val="14"/>
          <w:szCs w:val="22"/>
          <w:highlight w:val="white"/>
          <w:lang w:val="en-US" w:eastAsia="en-US"/>
        </w:rPr>
        <w:t>servlet</w:t>
      </w:r>
      <w:proofErr w:type="spellEnd"/>
      <w:r w:rsidRPr="005209C3">
        <w:rPr>
          <w:rFonts w:ascii="Monaco" w:hAnsi="Monaco" w:cs="Monaco"/>
          <w:color w:val="0000FF"/>
          <w:sz w:val="14"/>
          <w:szCs w:val="22"/>
          <w:highlight w:val="white"/>
          <w:lang w:val="en-US" w:eastAsia="en-US"/>
        </w:rPr>
        <w:t>&gt;</w:t>
      </w:r>
    </w:p>
    <w:p w:rsidR="005209C3" w:rsidRPr="005209C3" w:rsidRDefault="005209C3" w:rsidP="005209C3">
      <w:pPr>
        <w:widowControl w:val="0"/>
        <w:autoSpaceDE w:val="0"/>
        <w:autoSpaceDN w:val="0"/>
        <w:adjustRightInd w:val="0"/>
        <w:ind w:firstLine="0"/>
        <w:jc w:val="left"/>
        <w:rPr>
          <w:rFonts w:ascii="Monaco" w:hAnsi="Monaco" w:cs="Monaco"/>
          <w:sz w:val="14"/>
          <w:szCs w:val="22"/>
          <w:lang w:val="en-US" w:eastAsia="en-US"/>
        </w:rPr>
      </w:pPr>
      <w:r w:rsidRPr="005209C3">
        <w:rPr>
          <w:rFonts w:ascii="Monaco" w:hAnsi="Monaco" w:cs="Monaco"/>
          <w:color w:val="000000"/>
          <w:sz w:val="14"/>
          <w:szCs w:val="22"/>
          <w:highlight w:val="white"/>
          <w:lang w:val="en-US" w:eastAsia="en-US"/>
        </w:rPr>
        <w:t xml:space="preserve">  </w:t>
      </w:r>
      <w:r w:rsidRPr="005209C3">
        <w:rPr>
          <w:rFonts w:ascii="Monaco" w:hAnsi="Monaco" w:cs="Monaco"/>
          <w:color w:val="0000FF"/>
          <w:sz w:val="14"/>
          <w:szCs w:val="22"/>
          <w:highlight w:val="white"/>
          <w:lang w:val="en-US" w:eastAsia="en-US"/>
        </w:rPr>
        <w:t>&lt;</w:t>
      </w:r>
      <w:proofErr w:type="gramStart"/>
      <w:r w:rsidRPr="005209C3">
        <w:rPr>
          <w:rFonts w:ascii="Monaco" w:hAnsi="Monaco" w:cs="Monaco"/>
          <w:color w:val="A31515"/>
          <w:sz w:val="14"/>
          <w:szCs w:val="22"/>
          <w:highlight w:val="white"/>
          <w:lang w:val="en-US" w:eastAsia="en-US"/>
        </w:rPr>
        <w:t>servlet</w:t>
      </w:r>
      <w:proofErr w:type="gramEnd"/>
      <w:r w:rsidRPr="005209C3">
        <w:rPr>
          <w:rFonts w:ascii="Monaco" w:hAnsi="Monaco" w:cs="Monaco"/>
          <w:color w:val="A31515"/>
          <w:sz w:val="14"/>
          <w:szCs w:val="22"/>
          <w:highlight w:val="white"/>
          <w:lang w:val="en-US" w:eastAsia="en-US"/>
        </w:rPr>
        <w:t>-mapping</w:t>
      </w:r>
      <w:r w:rsidRPr="005209C3">
        <w:rPr>
          <w:rFonts w:ascii="Monaco" w:hAnsi="Monaco" w:cs="Monaco"/>
          <w:color w:val="0000FF"/>
          <w:sz w:val="14"/>
          <w:szCs w:val="22"/>
          <w:highlight w:val="white"/>
          <w:lang w:val="en-US" w:eastAsia="en-US"/>
        </w:rPr>
        <w:t>&gt;</w:t>
      </w:r>
    </w:p>
    <w:p w:rsidR="005209C3" w:rsidRPr="005209C3" w:rsidRDefault="005209C3" w:rsidP="005209C3">
      <w:pPr>
        <w:widowControl w:val="0"/>
        <w:autoSpaceDE w:val="0"/>
        <w:autoSpaceDN w:val="0"/>
        <w:adjustRightInd w:val="0"/>
        <w:ind w:firstLine="0"/>
        <w:jc w:val="left"/>
        <w:rPr>
          <w:rFonts w:ascii="Monaco" w:hAnsi="Monaco" w:cs="Monaco"/>
          <w:sz w:val="14"/>
          <w:szCs w:val="22"/>
          <w:lang w:val="en-US" w:eastAsia="en-US"/>
        </w:rPr>
      </w:pPr>
      <w:r w:rsidRPr="005209C3">
        <w:rPr>
          <w:rFonts w:ascii="Monaco" w:hAnsi="Monaco" w:cs="Monaco"/>
          <w:color w:val="000000"/>
          <w:sz w:val="14"/>
          <w:szCs w:val="22"/>
          <w:highlight w:val="white"/>
          <w:lang w:val="en-US" w:eastAsia="en-US"/>
        </w:rPr>
        <w:t xml:space="preserve">    </w:t>
      </w:r>
      <w:r w:rsidRPr="005209C3">
        <w:rPr>
          <w:rFonts w:ascii="Monaco" w:hAnsi="Monaco" w:cs="Monaco"/>
          <w:color w:val="0000FF"/>
          <w:sz w:val="14"/>
          <w:szCs w:val="22"/>
          <w:highlight w:val="white"/>
          <w:lang w:val="en-US" w:eastAsia="en-US"/>
        </w:rPr>
        <w:t>&lt;</w:t>
      </w:r>
      <w:r w:rsidRPr="005209C3">
        <w:rPr>
          <w:rFonts w:ascii="Monaco" w:hAnsi="Monaco" w:cs="Monaco"/>
          <w:color w:val="A31515"/>
          <w:sz w:val="14"/>
          <w:szCs w:val="22"/>
          <w:highlight w:val="white"/>
          <w:lang w:val="en-US" w:eastAsia="en-US"/>
        </w:rPr>
        <w:t>servlet-name</w:t>
      </w:r>
      <w:r w:rsidRPr="005209C3">
        <w:rPr>
          <w:rFonts w:ascii="Monaco" w:hAnsi="Monaco" w:cs="Monaco"/>
          <w:color w:val="0000FF"/>
          <w:sz w:val="14"/>
          <w:szCs w:val="22"/>
          <w:highlight w:val="white"/>
          <w:lang w:val="en-US" w:eastAsia="en-US"/>
        </w:rPr>
        <w:t>&gt;</w:t>
      </w:r>
      <w:r w:rsidRPr="005209C3">
        <w:rPr>
          <w:rFonts w:ascii="Monaco" w:hAnsi="Monaco" w:cs="Monaco"/>
          <w:color w:val="000000"/>
          <w:sz w:val="14"/>
          <w:szCs w:val="22"/>
          <w:highlight w:val="white"/>
          <w:lang w:val="en-US" w:eastAsia="en-US"/>
        </w:rPr>
        <w:t>Jersey REST Service</w:t>
      </w:r>
      <w:r w:rsidRPr="005209C3">
        <w:rPr>
          <w:rFonts w:ascii="Monaco" w:hAnsi="Monaco" w:cs="Monaco"/>
          <w:color w:val="0000FF"/>
          <w:sz w:val="14"/>
          <w:szCs w:val="22"/>
          <w:highlight w:val="white"/>
          <w:lang w:val="en-US" w:eastAsia="en-US"/>
        </w:rPr>
        <w:t>&lt;/</w:t>
      </w:r>
      <w:r w:rsidRPr="005209C3">
        <w:rPr>
          <w:rFonts w:ascii="Monaco" w:hAnsi="Monaco" w:cs="Monaco"/>
          <w:color w:val="A31515"/>
          <w:sz w:val="14"/>
          <w:szCs w:val="22"/>
          <w:highlight w:val="white"/>
          <w:lang w:val="en-US" w:eastAsia="en-US"/>
        </w:rPr>
        <w:t>servlet-name</w:t>
      </w:r>
      <w:r w:rsidRPr="005209C3">
        <w:rPr>
          <w:rFonts w:ascii="Monaco" w:hAnsi="Monaco" w:cs="Monaco"/>
          <w:color w:val="0000FF"/>
          <w:sz w:val="14"/>
          <w:szCs w:val="22"/>
          <w:highlight w:val="white"/>
          <w:lang w:val="en-US" w:eastAsia="en-US"/>
        </w:rPr>
        <w:t>&gt;</w:t>
      </w:r>
    </w:p>
    <w:p w:rsidR="005209C3" w:rsidRPr="005209C3" w:rsidRDefault="005209C3" w:rsidP="005209C3">
      <w:pPr>
        <w:widowControl w:val="0"/>
        <w:autoSpaceDE w:val="0"/>
        <w:autoSpaceDN w:val="0"/>
        <w:adjustRightInd w:val="0"/>
        <w:ind w:firstLine="0"/>
        <w:jc w:val="left"/>
        <w:rPr>
          <w:rFonts w:ascii="Monaco" w:hAnsi="Monaco" w:cs="Monaco"/>
          <w:sz w:val="14"/>
          <w:szCs w:val="22"/>
          <w:lang w:val="en-US" w:eastAsia="en-US"/>
        </w:rPr>
      </w:pPr>
      <w:r w:rsidRPr="005209C3">
        <w:rPr>
          <w:rFonts w:ascii="Monaco" w:hAnsi="Monaco" w:cs="Monaco"/>
          <w:color w:val="000000"/>
          <w:sz w:val="14"/>
          <w:szCs w:val="22"/>
          <w:highlight w:val="white"/>
          <w:lang w:val="en-US" w:eastAsia="en-US"/>
        </w:rPr>
        <w:t xml:space="preserve">    </w:t>
      </w:r>
      <w:r w:rsidRPr="005209C3">
        <w:rPr>
          <w:rFonts w:ascii="Monaco" w:hAnsi="Monaco" w:cs="Monaco"/>
          <w:color w:val="0000FF"/>
          <w:sz w:val="14"/>
          <w:szCs w:val="22"/>
          <w:highlight w:val="white"/>
          <w:lang w:val="en-US" w:eastAsia="en-US"/>
        </w:rPr>
        <w:t>&lt;</w:t>
      </w:r>
      <w:proofErr w:type="spellStart"/>
      <w:r w:rsidRPr="005209C3">
        <w:rPr>
          <w:rFonts w:ascii="Monaco" w:hAnsi="Monaco" w:cs="Monaco"/>
          <w:color w:val="A31515"/>
          <w:sz w:val="14"/>
          <w:szCs w:val="22"/>
          <w:highlight w:val="white"/>
          <w:lang w:val="en-US" w:eastAsia="en-US"/>
        </w:rPr>
        <w:t>url</w:t>
      </w:r>
      <w:proofErr w:type="spellEnd"/>
      <w:r w:rsidRPr="005209C3">
        <w:rPr>
          <w:rFonts w:ascii="Monaco" w:hAnsi="Monaco" w:cs="Monaco"/>
          <w:color w:val="A31515"/>
          <w:sz w:val="14"/>
          <w:szCs w:val="22"/>
          <w:highlight w:val="white"/>
          <w:lang w:val="en-US" w:eastAsia="en-US"/>
        </w:rPr>
        <w:t>-pattern</w:t>
      </w:r>
      <w:r w:rsidRPr="005209C3">
        <w:rPr>
          <w:rFonts w:ascii="Monaco" w:hAnsi="Monaco" w:cs="Monaco"/>
          <w:color w:val="0000FF"/>
          <w:sz w:val="14"/>
          <w:szCs w:val="22"/>
          <w:highlight w:val="white"/>
          <w:lang w:val="en-US" w:eastAsia="en-US"/>
        </w:rPr>
        <w:t>&gt;</w:t>
      </w:r>
      <w:r w:rsidRPr="005209C3">
        <w:rPr>
          <w:rFonts w:ascii="Monaco" w:hAnsi="Monaco" w:cs="Monaco"/>
          <w:color w:val="000000"/>
          <w:sz w:val="14"/>
          <w:szCs w:val="22"/>
          <w:highlight w:val="white"/>
          <w:lang w:val="en-US" w:eastAsia="en-US"/>
        </w:rPr>
        <w:t>/*</w:t>
      </w:r>
      <w:r w:rsidRPr="005209C3">
        <w:rPr>
          <w:rFonts w:ascii="Monaco" w:hAnsi="Monaco" w:cs="Monaco"/>
          <w:color w:val="0000FF"/>
          <w:sz w:val="14"/>
          <w:szCs w:val="22"/>
          <w:highlight w:val="white"/>
          <w:lang w:val="en-US" w:eastAsia="en-US"/>
        </w:rPr>
        <w:t>&lt;/</w:t>
      </w:r>
      <w:proofErr w:type="spellStart"/>
      <w:r w:rsidRPr="005209C3">
        <w:rPr>
          <w:rFonts w:ascii="Monaco" w:hAnsi="Monaco" w:cs="Monaco"/>
          <w:color w:val="A31515"/>
          <w:sz w:val="14"/>
          <w:szCs w:val="22"/>
          <w:highlight w:val="white"/>
          <w:lang w:val="en-US" w:eastAsia="en-US"/>
        </w:rPr>
        <w:t>url</w:t>
      </w:r>
      <w:proofErr w:type="spellEnd"/>
      <w:r w:rsidRPr="005209C3">
        <w:rPr>
          <w:rFonts w:ascii="Monaco" w:hAnsi="Monaco" w:cs="Monaco"/>
          <w:color w:val="A31515"/>
          <w:sz w:val="14"/>
          <w:szCs w:val="22"/>
          <w:highlight w:val="white"/>
          <w:lang w:val="en-US" w:eastAsia="en-US"/>
        </w:rPr>
        <w:t>-pattern</w:t>
      </w:r>
      <w:r w:rsidRPr="005209C3">
        <w:rPr>
          <w:rFonts w:ascii="Monaco" w:hAnsi="Monaco" w:cs="Monaco"/>
          <w:color w:val="0000FF"/>
          <w:sz w:val="14"/>
          <w:szCs w:val="22"/>
          <w:highlight w:val="white"/>
          <w:lang w:val="en-US" w:eastAsia="en-US"/>
        </w:rPr>
        <w:t>&gt;</w:t>
      </w:r>
    </w:p>
    <w:p w:rsidR="005209C3" w:rsidRPr="005209C3" w:rsidRDefault="005209C3" w:rsidP="005209C3">
      <w:pPr>
        <w:widowControl w:val="0"/>
        <w:autoSpaceDE w:val="0"/>
        <w:autoSpaceDN w:val="0"/>
        <w:adjustRightInd w:val="0"/>
        <w:ind w:firstLine="0"/>
        <w:jc w:val="left"/>
        <w:rPr>
          <w:rFonts w:ascii="Monaco" w:hAnsi="Monaco" w:cs="Monaco"/>
          <w:sz w:val="14"/>
          <w:szCs w:val="22"/>
          <w:lang w:val="en-US" w:eastAsia="en-US"/>
        </w:rPr>
      </w:pPr>
      <w:r w:rsidRPr="005209C3">
        <w:rPr>
          <w:rFonts w:ascii="Monaco" w:hAnsi="Monaco" w:cs="Monaco"/>
          <w:color w:val="000000"/>
          <w:sz w:val="14"/>
          <w:szCs w:val="22"/>
          <w:highlight w:val="white"/>
          <w:lang w:val="en-US" w:eastAsia="en-US"/>
        </w:rPr>
        <w:t xml:space="preserve">  </w:t>
      </w:r>
      <w:r w:rsidRPr="005209C3">
        <w:rPr>
          <w:rFonts w:ascii="Monaco" w:hAnsi="Monaco" w:cs="Monaco"/>
          <w:color w:val="0000FF"/>
          <w:sz w:val="14"/>
          <w:szCs w:val="22"/>
          <w:highlight w:val="white"/>
          <w:lang w:val="en-US" w:eastAsia="en-US"/>
        </w:rPr>
        <w:t>&lt;/</w:t>
      </w:r>
      <w:proofErr w:type="spellStart"/>
      <w:r w:rsidRPr="005209C3">
        <w:rPr>
          <w:rFonts w:ascii="Monaco" w:hAnsi="Monaco" w:cs="Monaco"/>
          <w:color w:val="A31515"/>
          <w:sz w:val="14"/>
          <w:szCs w:val="22"/>
          <w:highlight w:val="white"/>
          <w:lang w:val="en-US" w:eastAsia="en-US"/>
        </w:rPr>
        <w:t>servlet</w:t>
      </w:r>
      <w:proofErr w:type="spellEnd"/>
      <w:r w:rsidRPr="005209C3">
        <w:rPr>
          <w:rFonts w:ascii="Monaco" w:hAnsi="Monaco" w:cs="Monaco"/>
          <w:color w:val="A31515"/>
          <w:sz w:val="14"/>
          <w:szCs w:val="22"/>
          <w:highlight w:val="white"/>
          <w:lang w:val="en-US" w:eastAsia="en-US"/>
        </w:rPr>
        <w:t>-mapping</w:t>
      </w:r>
      <w:r w:rsidRPr="005209C3">
        <w:rPr>
          <w:rFonts w:ascii="Monaco" w:hAnsi="Monaco" w:cs="Monaco"/>
          <w:color w:val="0000FF"/>
          <w:sz w:val="14"/>
          <w:szCs w:val="22"/>
          <w:highlight w:val="white"/>
          <w:lang w:val="en-US" w:eastAsia="en-US"/>
        </w:rPr>
        <w:t>&gt;</w:t>
      </w:r>
      <w:r w:rsidRPr="005209C3">
        <w:rPr>
          <w:rFonts w:ascii="Monaco" w:hAnsi="Monaco" w:cs="Monaco"/>
          <w:color w:val="000000"/>
          <w:sz w:val="14"/>
          <w:szCs w:val="22"/>
          <w:highlight w:val="white"/>
          <w:lang w:val="en-US" w:eastAsia="en-US"/>
        </w:rPr>
        <w:t xml:space="preserve"> </w:t>
      </w:r>
    </w:p>
    <w:p w:rsidR="005209C3" w:rsidRPr="005209C3" w:rsidRDefault="005209C3" w:rsidP="005209C3">
      <w:pPr>
        <w:widowControl w:val="0"/>
        <w:autoSpaceDE w:val="0"/>
        <w:autoSpaceDN w:val="0"/>
        <w:adjustRightInd w:val="0"/>
        <w:ind w:firstLine="0"/>
        <w:jc w:val="left"/>
        <w:rPr>
          <w:rFonts w:ascii="Monaco" w:hAnsi="Monaco" w:cs="Monaco"/>
          <w:sz w:val="14"/>
          <w:szCs w:val="22"/>
          <w:lang w:val="en-US" w:eastAsia="en-US"/>
        </w:rPr>
      </w:pPr>
      <w:r w:rsidRPr="005209C3">
        <w:rPr>
          <w:rFonts w:ascii="Monaco" w:hAnsi="Monaco" w:cs="Monaco"/>
          <w:color w:val="000000"/>
          <w:sz w:val="14"/>
          <w:szCs w:val="22"/>
          <w:highlight w:val="white"/>
          <w:lang w:val="en-US" w:eastAsia="en-US"/>
        </w:rPr>
        <w:tab/>
      </w:r>
    </w:p>
    <w:p w:rsidR="00A77B3E" w:rsidRPr="00E5373D" w:rsidRDefault="005209C3" w:rsidP="002B752E">
      <w:pPr>
        <w:widowControl w:val="0"/>
        <w:autoSpaceDE w:val="0"/>
        <w:autoSpaceDN w:val="0"/>
        <w:adjustRightInd w:val="0"/>
        <w:ind w:firstLine="0"/>
        <w:jc w:val="left"/>
        <w:rPr>
          <w:rFonts w:ascii="Monaco" w:hAnsi="Monaco" w:cs="Monaco"/>
          <w:sz w:val="14"/>
          <w:szCs w:val="22"/>
          <w:lang w:eastAsia="en-US"/>
        </w:rPr>
      </w:pPr>
      <w:r w:rsidRPr="00E5373D">
        <w:rPr>
          <w:rFonts w:ascii="Monaco" w:hAnsi="Monaco" w:cs="Monaco"/>
          <w:color w:val="0000FF"/>
          <w:sz w:val="14"/>
          <w:szCs w:val="22"/>
          <w:highlight w:val="white"/>
          <w:lang w:eastAsia="en-US"/>
        </w:rPr>
        <w:t>&lt;/</w:t>
      </w:r>
      <w:proofErr w:type="spellStart"/>
      <w:r w:rsidRPr="00E5373D">
        <w:rPr>
          <w:rFonts w:ascii="Monaco" w:hAnsi="Monaco" w:cs="Monaco"/>
          <w:color w:val="A31515"/>
          <w:sz w:val="14"/>
          <w:szCs w:val="22"/>
          <w:highlight w:val="white"/>
          <w:lang w:eastAsia="en-US"/>
        </w:rPr>
        <w:t>web-app</w:t>
      </w:r>
      <w:proofErr w:type="spellEnd"/>
      <w:r w:rsidRPr="00E5373D">
        <w:rPr>
          <w:rFonts w:ascii="Monaco" w:hAnsi="Monaco" w:cs="Monaco"/>
          <w:color w:val="0000FF"/>
          <w:sz w:val="14"/>
          <w:szCs w:val="22"/>
          <w:highlight w:val="white"/>
          <w:lang w:eastAsia="en-US"/>
        </w:rPr>
        <w:t>&gt;</w:t>
      </w:r>
    </w:p>
    <w:p w:rsidR="00A77B3E" w:rsidRPr="00D93E1C" w:rsidRDefault="00DE11A0" w:rsidP="00C41407">
      <w:pPr>
        <w:pStyle w:val="Intertitulo2"/>
      </w:pPr>
      <w:r w:rsidRPr="00D93E1C">
        <w:t>Testes com o filtro CORS</w:t>
      </w:r>
    </w:p>
    <w:p w:rsidR="00A77B3E" w:rsidRPr="00D93E1C" w:rsidRDefault="00DE11A0" w:rsidP="00702DB9">
      <w:r w:rsidRPr="00D93E1C">
        <w:t>Assim como fizemos</w:t>
      </w:r>
      <w:r w:rsidR="005A344F">
        <w:t xml:space="preserve"> anteriormente</w:t>
      </w:r>
      <w:r w:rsidRPr="00D93E1C">
        <w:t xml:space="preserve">, subiremos as aplicações </w:t>
      </w:r>
      <w:proofErr w:type="spellStart"/>
      <w:r w:rsidRPr="00D93E1C">
        <w:t>api-provider</w:t>
      </w:r>
      <w:proofErr w:type="spellEnd"/>
      <w:r w:rsidRPr="00D93E1C">
        <w:t xml:space="preserve"> e </w:t>
      </w:r>
      <w:proofErr w:type="spellStart"/>
      <w:r w:rsidR="00F45549">
        <w:t>api-consumer</w:t>
      </w:r>
      <w:proofErr w:type="spellEnd"/>
      <w:r w:rsidR="00F45549">
        <w:t xml:space="preserve"> </w:t>
      </w:r>
      <w:r w:rsidRPr="00D93E1C">
        <w:t>respectivamente nas portas 9999 e 8080.</w:t>
      </w:r>
    </w:p>
    <w:p w:rsidR="00A77B3E" w:rsidRPr="00D93E1C" w:rsidRDefault="00DE11A0" w:rsidP="00702DB9">
      <w:r w:rsidRPr="00D93E1C">
        <w:t xml:space="preserve">Na sequência, realizaremos os mesmos passos </w:t>
      </w:r>
      <w:r w:rsidR="00DC301F" w:rsidRPr="005A344F">
        <w:t>realizados nos testes anteriores</w:t>
      </w:r>
      <w:r w:rsidR="005A344F">
        <w:t>.</w:t>
      </w:r>
      <w:r w:rsidRPr="00D93E1C">
        <w:t xml:space="preserve"> Acessaremos a URL </w:t>
      </w:r>
      <w:r w:rsidRPr="00F45549">
        <w:rPr>
          <w:i/>
        </w:rPr>
        <w:t>http://</w:t>
      </w:r>
      <w:r w:rsidR="002820E4">
        <w:rPr>
          <w:i/>
        </w:rPr>
        <w:t>consumer.</w:t>
      </w:r>
      <w:r w:rsidRPr="00F45549">
        <w:rPr>
          <w:i/>
        </w:rPr>
        <w:t>com.br:8080/index.html</w:t>
      </w:r>
      <w:r w:rsidRPr="00D93E1C">
        <w:t>, selecionaremos o método HTTP a ser utilizado e dispararemos a requisição AJAX através de um cliqu</w:t>
      </w:r>
      <w:r w:rsidR="00F45549">
        <w:t xml:space="preserve">e no botão </w:t>
      </w:r>
      <w:r w:rsidR="00F45549" w:rsidRPr="00F45549">
        <w:rPr>
          <w:i/>
        </w:rPr>
        <w:t>Realizar requisição</w:t>
      </w:r>
      <w:r w:rsidRPr="00D93E1C">
        <w:t>.</w:t>
      </w:r>
    </w:p>
    <w:p w:rsidR="00A77B3E" w:rsidRPr="00D93E1C" w:rsidRDefault="00FF0563" w:rsidP="00702DB9">
      <w:r>
        <w:t>No entanto, d</w:t>
      </w:r>
      <w:r w:rsidR="00DE11A0" w:rsidRPr="00D93E1C">
        <w:t xml:space="preserve">iferentemente do comportamento observado nos testes sem o filtro CORS, os </w:t>
      </w:r>
      <w:r>
        <w:t>w</w:t>
      </w:r>
      <w:r w:rsidR="00DE11A0" w:rsidRPr="00D93E1C">
        <w:t xml:space="preserve">eb </w:t>
      </w:r>
      <w:proofErr w:type="spellStart"/>
      <w:r>
        <w:t>s</w:t>
      </w:r>
      <w:r w:rsidR="00DE11A0" w:rsidRPr="00D93E1C">
        <w:t>ervices</w:t>
      </w:r>
      <w:proofErr w:type="spellEnd"/>
      <w:r w:rsidR="00DE11A0" w:rsidRPr="00D93E1C">
        <w:t xml:space="preserve"> serão consumidos sem nenhuma limit</w:t>
      </w:r>
      <w:r w:rsidR="004A3A56">
        <w:t xml:space="preserve">ação, como podemos observar na </w:t>
      </w:r>
      <w:r w:rsidR="004A3A56" w:rsidRPr="004A3A56">
        <w:rPr>
          <w:b/>
        </w:rPr>
        <w:t>F</w:t>
      </w:r>
      <w:r w:rsidR="00DE11A0" w:rsidRPr="004A3A56">
        <w:rPr>
          <w:b/>
        </w:rPr>
        <w:t xml:space="preserve">igura </w:t>
      </w:r>
      <w:r w:rsidR="004A3A56" w:rsidRPr="004A3A56">
        <w:rPr>
          <w:b/>
        </w:rPr>
        <w:t>9</w:t>
      </w:r>
      <w:r w:rsidR="00DE11A0" w:rsidRPr="00D93E1C">
        <w:t>.</w:t>
      </w:r>
    </w:p>
    <w:p w:rsidR="00C304E3" w:rsidRPr="00E5373D" w:rsidRDefault="00C304E3" w:rsidP="0039061E">
      <w:pPr>
        <w:rPr>
          <w:rFonts w:ascii="Tahoma" w:hAnsi="Tahoma"/>
          <w:noProof/>
          <w:sz w:val="20"/>
          <w:lang w:eastAsia="en-US"/>
        </w:rPr>
      </w:pPr>
    </w:p>
    <w:p w:rsidR="00A77B3E" w:rsidRPr="0039061E" w:rsidRDefault="00C304E3" w:rsidP="0039061E">
      <w:pPr>
        <w:rPr>
          <w:rFonts w:ascii="Tahoma" w:hAnsi="Tahoma"/>
          <w:sz w:val="20"/>
        </w:rPr>
      </w:pPr>
      <w:r>
        <w:rPr>
          <w:rFonts w:ascii="Tahoma" w:hAnsi="Tahoma"/>
          <w:noProof/>
          <w:sz w:val="20"/>
          <w:lang w:val="en-US" w:eastAsia="en-US"/>
        </w:rPr>
        <w:drawing>
          <wp:inline distT="0" distB="0" distL="0" distR="0">
            <wp:extent cx="5612130" cy="3600450"/>
            <wp:effectExtent l="25400" t="0" r="1270" b="0"/>
            <wp:docPr id="5" name="Picture 4" descr="4 - Teste com C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 Teste com CORS.png"/>
                    <pic:cNvPicPr/>
                  </pic:nvPicPr>
                  <pic:blipFill>
                    <a:blip r:embed="rId18"/>
                    <a:stretch>
                      <a:fillRect/>
                    </a:stretch>
                  </pic:blipFill>
                  <pic:spPr>
                    <a:xfrm>
                      <a:off x="0" y="0"/>
                      <a:ext cx="5612130" cy="3600450"/>
                    </a:xfrm>
                    <a:prstGeom prst="rect">
                      <a:avLst/>
                    </a:prstGeom>
                  </pic:spPr>
                </pic:pic>
              </a:graphicData>
            </a:graphic>
          </wp:inline>
        </w:drawing>
      </w:r>
    </w:p>
    <w:p w:rsidR="00A77B3E" w:rsidRPr="00D93E1C" w:rsidRDefault="00DE11A0" w:rsidP="00702DB9">
      <w:pPr>
        <w:pStyle w:val="FiguraLegenda"/>
      </w:pPr>
      <w:r w:rsidRPr="00702DB9">
        <w:rPr>
          <w:b/>
        </w:rPr>
        <w:t xml:space="preserve">Figura </w:t>
      </w:r>
      <w:r w:rsidR="003070DD">
        <w:rPr>
          <w:b/>
        </w:rPr>
        <w:t>9</w:t>
      </w:r>
      <w:r w:rsidR="00702DB9" w:rsidRPr="00702DB9">
        <w:rPr>
          <w:b/>
        </w:rPr>
        <w:t>.</w:t>
      </w:r>
      <w:r w:rsidRPr="00D93E1C">
        <w:t xml:space="preserve"> Consumo de </w:t>
      </w:r>
      <w:r w:rsidR="00FF0563">
        <w:t>w</w:t>
      </w:r>
      <w:r w:rsidRPr="00D93E1C">
        <w:t xml:space="preserve">eb </w:t>
      </w:r>
      <w:proofErr w:type="spellStart"/>
      <w:r w:rsidR="00FF0563">
        <w:t>s</w:t>
      </w:r>
      <w:r w:rsidRPr="00D93E1C">
        <w:t>ervices</w:t>
      </w:r>
      <w:proofErr w:type="spellEnd"/>
      <w:r w:rsidRPr="00D93E1C">
        <w:t xml:space="preserve"> de origem distinta realizado com sucesso.</w:t>
      </w:r>
    </w:p>
    <w:p w:rsidR="00A77B3E" w:rsidRPr="00D93E1C" w:rsidRDefault="00DE11A0" w:rsidP="00702DB9">
      <w:r w:rsidRPr="00D93E1C">
        <w:t xml:space="preserve">Os demais resultados obtidos são apresentados na </w:t>
      </w:r>
      <w:r w:rsidR="00EE07A8" w:rsidRPr="00EE07A8">
        <w:rPr>
          <w:b/>
        </w:rPr>
        <w:t>T</w:t>
      </w:r>
      <w:r w:rsidRPr="00EE07A8">
        <w:rPr>
          <w:b/>
        </w:rPr>
        <w:t xml:space="preserve">abela </w:t>
      </w:r>
      <w:r w:rsidR="003070DD" w:rsidRPr="00EE07A8">
        <w:rPr>
          <w:b/>
        </w:rPr>
        <w:t>3</w:t>
      </w:r>
      <w:r w:rsidRPr="00D93E1C">
        <w:t>.</w:t>
      </w:r>
    </w:p>
    <w:p w:rsidR="00A77B3E" w:rsidRPr="00D93E1C" w:rsidRDefault="00A77B3E" w:rsidP="0039061E">
      <w:pPr>
        <w:rPr>
          <w:rFonts w:ascii="Tahoma" w:hAnsi="Tahoma"/>
          <w:sz w:val="20"/>
        </w:rPr>
      </w:pPr>
    </w:p>
    <w:tbl>
      <w:tblPr>
        <w:tblW w:w="0" w:type="auto"/>
        <w:tblInd w:w="100" w:type="dxa"/>
        <w:tblLook w:val="0000"/>
      </w:tblPr>
      <w:tblGrid>
        <w:gridCol w:w="4759"/>
        <w:gridCol w:w="1969"/>
        <w:gridCol w:w="2210"/>
      </w:tblGrid>
      <w:tr w:rsidR="00A77B3E" w:rsidRPr="0039061E">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9061E" w:rsidRDefault="00DE11A0" w:rsidP="0039061E">
            <w:pPr>
              <w:rPr>
                <w:rFonts w:ascii="Tahoma" w:hAnsi="Tahoma"/>
                <w:sz w:val="20"/>
              </w:rPr>
            </w:pPr>
            <w:r w:rsidRPr="0039061E">
              <w:rPr>
                <w:rFonts w:ascii="Tahoma" w:hAnsi="Tahoma"/>
                <w:sz w:val="20"/>
              </w:rPr>
              <w:t>Recurso</w:t>
            </w:r>
          </w:p>
        </w:tc>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9061E" w:rsidRDefault="00DE11A0" w:rsidP="0039061E">
            <w:pPr>
              <w:rPr>
                <w:rFonts w:ascii="Tahoma" w:hAnsi="Tahoma"/>
                <w:sz w:val="20"/>
              </w:rPr>
            </w:pPr>
            <w:r w:rsidRPr="0039061E">
              <w:rPr>
                <w:rFonts w:ascii="Tahoma" w:hAnsi="Tahoma"/>
                <w:sz w:val="20"/>
              </w:rPr>
              <w:t>Método HTTP</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9061E" w:rsidRDefault="00DE11A0" w:rsidP="0039061E">
            <w:pPr>
              <w:rPr>
                <w:rFonts w:ascii="Tahoma" w:hAnsi="Tahoma"/>
                <w:sz w:val="20"/>
              </w:rPr>
            </w:pPr>
            <w:r w:rsidRPr="0039061E">
              <w:rPr>
                <w:rFonts w:ascii="Tahoma" w:hAnsi="Tahoma"/>
                <w:sz w:val="20"/>
              </w:rPr>
              <w:t>Resultado Obtido</w:t>
            </w:r>
          </w:p>
        </w:tc>
      </w:tr>
      <w:tr w:rsidR="00A77B3E" w:rsidRPr="0039061E">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9061E" w:rsidRDefault="00C304E3" w:rsidP="00C304E3">
            <w:pPr>
              <w:rPr>
                <w:rFonts w:ascii="Tahoma" w:hAnsi="Tahoma"/>
                <w:sz w:val="20"/>
              </w:rPr>
            </w:pPr>
            <w:r>
              <w:rPr>
                <w:rFonts w:ascii="Tahoma" w:hAnsi="Tahoma"/>
                <w:sz w:val="20"/>
              </w:rPr>
              <w:t>http://p</w:t>
            </w:r>
            <w:r w:rsidR="00DE11A0" w:rsidRPr="0039061E">
              <w:rPr>
                <w:rFonts w:ascii="Tahoma" w:hAnsi="Tahoma"/>
                <w:sz w:val="20"/>
              </w:rPr>
              <w:t>rovider.com.br:9999/recurso</w:t>
            </w:r>
          </w:p>
        </w:tc>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9061E" w:rsidRDefault="00DE11A0" w:rsidP="0039061E">
            <w:pPr>
              <w:rPr>
                <w:rFonts w:ascii="Tahoma" w:hAnsi="Tahoma"/>
                <w:sz w:val="20"/>
              </w:rPr>
            </w:pPr>
            <w:r w:rsidRPr="0039061E">
              <w:rPr>
                <w:rFonts w:ascii="Tahoma" w:hAnsi="Tahoma"/>
                <w:sz w:val="20"/>
              </w:rPr>
              <w:t>GET</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9061E" w:rsidRDefault="00DE11A0" w:rsidP="0039061E">
            <w:pPr>
              <w:rPr>
                <w:rFonts w:ascii="Tahoma" w:hAnsi="Tahoma"/>
                <w:sz w:val="20"/>
              </w:rPr>
            </w:pPr>
            <w:r w:rsidRPr="0039061E">
              <w:rPr>
                <w:rFonts w:ascii="Tahoma" w:hAnsi="Tahoma"/>
                <w:sz w:val="20"/>
              </w:rPr>
              <w:t>Sucesso</w:t>
            </w:r>
          </w:p>
        </w:tc>
      </w:tr>
      <w:tr w:rsidR="00A77B3E" w:rsidRPr="0039061E">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9061E" w:rsidRDefault="00DE11A0" w:rsidP="00C304E3">
            <w:pPr>
              <w:rPr>
                <w:rFonts w:ascii="Tahoma" w:hAnsi="Tahoma"/>
                <w:sz w:val="20"/>
              </w:rPr>
            </w:pPr>
            <w:r w:rsidRPr="0039061E">
              <w:rPr>
                <w:rFonts w:ascii="Tahoma" w:hAnsi="Tahoma"/>
                <w:sz w:val="20"/>
              </w:rPr>
              <w:t>http://provider.com.br:9999/recurso</w:t>
            </w:r>
          </w:p>
        </w:tc>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9061E" w:rsidRDefault="00DE11A0" w:rsidP="0039061E">
            <w:pPr>
              <w:rPr>
                <w:rFonts w:ascii="Tahoma" w:hAnsi="Tahoma"/>
                <w:sz w:val="20"/>
              </w:rPr>
            </w:pPr>
            <w:r w:rsidRPr="0039061E">
              <w:rPr>
                <w:rFonts w:ascii="Tahoma" w:hAnsi="Tahoma"/>
                <w:sz w:val="20"/>
              </w:rPr>
              <w:t>POST</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9061E" w:rsidRDefault="00DE11A0" w:rsidP="0039061E">
            <w:pPr>
              <w:rPr>
                <w:rFonts w:ascii="Tahoma" w:hAnsi="Tahoma"/>
                <w:sz w:val="20"/>
              </w:rPr>
            </w:pPr>
            <w:r w:rsidRPr="0039061E">
              <w:rPr>
                <w:rFonts w:ascii="Tahoma" w:hAnsi="Tahoma"/>
                <w:sz w:val="20"/>
              </w:rPr>
              <w:t>Sucesso</w:t>
            </w:r>
          </w:p>
        </w:tc>
      </w:tr>
      <w:tr w:rsidR="00A77B3E" w:rsidRPr="0039061E">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9061E" w:rsidRDefault="00DE11A0" w:rsidP="00C304E3">
            <w:pPr>
              <w:rPr>
                <w:rFonts w:ascii="Tahoma" w:hAnsi="Tahoma"/>
                <w:sz w:val="20"/>
              </w:rPr>
            </w:pPr>
            <w:r w:rsidRPr="0039061E">
              <w:rPr>
                <w:rFonts w:ascii="Tahoma" w:hAnsi="Tahoma"/>
                <w:sz w:val="20"/>
              </w:rPr>
              <w:t>http://provider.com.br:9999/recurso</w:t>
            </w:r>
          </w:p>
        </w:tc>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9061E" w:rsidRDefault="00DE11A0" w:rsidP="0039061E">
            <w:pPr>
              <w:rPr>
                <w:rFonts w:ascii="Tahoma" w:hAnsi="Tahoma"/>
                <w:sz w:val="20"/>
              </w:rPr>
            </w:pPr>
            <w:r w:rsidRPr="0039061E">
              <w:rPr>
                <w:rFonts w:ascii="Tahoma" w:hAnsi="Tahoma"/>
                <w:sz w:val="20"/>
              </w:rPr>
              <w:t>PUT</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9061E" w:rsidRDefault="00DE11A0" w:rsidP="0039061E">
            <w:pPr>
              <w:rPr>
                <w:rFonts w:ascii="Tahoma" w:hAnsi="Tahoma"/>
                <w:sz w:val="20"/>
              </w:rPr>
            </w:pPr>
            <w:r w:rsidRPr="0039061E">
              <w:rPr>
                <w:rFonts w:ascii="Tahoma" w:hAnsi="Tahoma"/>
                <w:sz w:val="20"/>
              </w:rPr>
              <w:t>Sucesso</w:t>
            </w:r>
          </w:p>
        </w:tc>
      </w:tr>
      <w:tr w:rsidR="00A77B3E" w:rsidRPr="0039061E">
        <w:tc>
          <w:tcPr>
            <w:tcW w:w="5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9061E" w:rsidRDefault="00C304E3" w:rsidP="00C304E3">
            <w:pPr>
              <w:rPr>
                <w:rFonts w:ascii="Tahoma" w:hAnsi="Tahoma"/>
                <w:sz w:val="20"/>
              </w:rPr>
            </w:pPr>
            <w:r>
              <w:rPr>
                <w:rFonts w:ascii="Tahoma" w:hAnsi="Tahoma"/>
                <w:sz w:val="20"/>
              </w:rPr>
              <w:t>http://</w:t>
            </w:r>
            <w:r w:rsidR="00DE11A0" w:rsidRPr="0039061E">
              <w:rPr>
                <w:rFonts w:ascii="Tahoma" w:hAnsi="Tahoma"/>
                <w:sz w:val="20"/>
              </w:rPr>
              <w:t>provider.com.br:9999/recurso</w:t>
            </w:r>
          </w:p>
        </w:tc>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9061E" w:rsidRDefault="00DE11A0" w:rsidP="0039061E">
            <w:pPr>
              <w:rPr>
                <w:rFonts w:ascii="Tahoma" w:hAnsi="Tahoma"/>
                <w:sz w:val="20"/>
              </w:rPr>
            </w:pPr>
            <w:r w:rsidRPr="0039061E">
              <w:rPr>
                <w:rFonts w:ascii="Tahoma" w:hAnsi="Tahoma"/>
                <w:sz w:val="20"/>
              </w:rPr>
              <w:t>DELETE</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9061E" w:rsidRDefault="00DE11A0" w:rsidP="0039061E">
            <w:pPr>
              <w:rPr>
                <w:rFonts w:ascii="Tahoma" w:hAnsi="Tahoma"/>
                <w:sz w:val="20"/>
              </w:rPr>
            </w:pPr>
            <w:r w:rsidRPr="0039061E">
              <w:rPr>
                <w:rFonts w:ascii="Tahoma" w:hAnsi="Tahoma"/>
                <w:sz w:val="20"/>
              </w:rPr>
              <w:t>Sucesso</w:t>
            </w:r>
          </w:p>
        </w:tc>
      </w:tr>
    </w:tbl>
    <w:p w:rsidR="00A77B3E" w:rsidRPr="00D93E1C" w:rsidRDefault="00DE11A0" w:rsidP="00702DB9">
      <w:pPr>
        <w:pStyle w:val="FiguraLegenda"/>
      </w:pPr>
      <w:r w:rsidRPr="00702DB9">
        <w:rPr>
          <w:b/>
        </w:rPr>
        <w:t xml:space="preserve">Tabela </w:t>
      </w:r>
      <w:r w:rsidR="003070DD">
        <w:rPr>
          <w:b/>
        </w:rPr>
        <w:t>3</w:t>
      </w:r>
      <w:r w:rsidR="00702DB9" w:rsidRPr="00702DB9">
        <w:rPr>
          <w:b/>
        </w:rPr>
        <w:t>.</w:t>
      </w:r>
      <w:r w:rsidRPr="00D93E1C">
        <w:t xml:space="preserve"> Resultados obtidos na tentativa de consumo dos </w:t>
      </w:r>
      <w:r w:rsidR="00FF0563">
        <w:t>w</w:t>
      </w:r>
      <w:r w:rsidRPr="00D93E1C">
        <w:t xml:space="preserve">eb </w:t>
      </w:r>
      <w:proofErr w:type="spellStart"/>
      <w:r w:rsidR="00FF0563">
        <w:t>s</w:t>
      </w:r>
      <w:r w:rsidRPr="00D93E1C">
        <w:t>ervices</w:t>
      </w:r>
      <w:proofErr w:type="spellEnd"/>
      <w:r w:rsidRPr="00D93E1C">
        <w:t xml:space="preserve"> "Cross-Domain".</w:t>
      </w:r>
    </w:p>
    <w:p w:rsidR="00A77B3E" w:rsidRPr="0039061E" w:rsidRDefault="00DE11A0" w:rsidP="00702DB9">
      <w:pPr>
        <w:pStyle w:val="Intertitulo"/>
      </w:pPr>
      <w:r w:rsidRPr="0039061E">
        <w:t>Conclusão</w:t>
      </w:r>
    </w:p>
    <w:p w:rsidR="000878B8" w:rsidRPr="00613392" w:rsidRDefault="003A7BD5" w:rsidP="000878B8">
      <w:pPr>
        <w:rPr>
          <w:bCs/>
        </w:rPr>
      </w:pPr>
      <w:r w:rsidRPr="00613392">
        <w:rPr>
          <w:bCs/>
        </w:rPr>
        <w:t xml:space="preserve">Este artigo demonstrou a especificação </w:t>
      </w:r>
      <w:proofErr w:type="spellStart"/>
      <w:r w:rsidRPr="00613392">
        <w:rPr>
          <w:bCs/>
        </w:rPr>
        <w:t>Cross</w:t>
      </w:r>
      <w:r w:rsidR="00FF0563" w:rsidRPr="00613392">
        <w:rPr>
          <w:bCs/>
        </w:rPr>
        <w:t>-</w:t>
      </w:r>
      <w:r w:rsidRPr="00613392">
        <w:rPr>
          <w:bCs/>
        </w:rPr>
        <w:t>Origin</w:t>
      </w:r>
      <w:proofErr w:type="spellEnd"/>
      <w:r w:rsidRPr="00613392">
        <w:rPr>
          <w:bCs/>
        </w:rPr>
        <w:t xml:space="preserve"> </w:t>
      </w:r>
      <w:proofErr w:type="spellStart"/>
      <w:r w:rsidRPr="00613392">
        <w:rPr>
          <w:bCs/>
        </w:rPr>
        <w:t>R</w:t>
      </w:r>
      <w:r w:rsidR="00AE673A" w:rsidRPr="00613392">
        <w:rPr>
          <w:bCs/>
        </w:rPr>
        <w:t>esource</w:t>
      </w:r>
      <w:proofErr w:type="spellEnd"/>
      <w:r w:rsidR="00AE673A" w:rsidRPr="00613392">
        <w:rPr>
          <w:bCs/>
        </w:rPr>
        <w:t xml:space="preserve"> </w:t>
      </w:r>
      <w:proofErr w:type="spellStart"/>
      <w:r w:rsidR="00AE673A" w:rsidRPr="00613392">
        <w:rPr>
          <w:bCs/>
        </w:rPr>
        <w:t>Sharing</w:t>
      </w:r>
      <w:proofErr w:type="spellEnd"/>
      <w:r w:rsidR="00AE673A" w:rsidRPr="00613392">
        <w:rPr>
          <w:bCs/>
        </w:rPr>
        <w:t xml:space="preserve"> da W3C combinada com os recursos de filtro da linguagem Java, criando assim uma camada desacoplada para tratamento dos cabeçalhos específicos</w:t>
      </w:r>
      <w:r w:rsidR="000878B8" w:rsidRPr="00613392">
        <w:rPr>
          <w:bCs/>
        </w:rPr>
        <w:t xml:space="preserve"> do CORS. Esta abordagem </w:t>
      </w:r>
      <w:r w:rsidR="00AE673A" w:rsidRPr="00613392">
        <w:rPr>
          <w:bCs/>
        </w:rPr>
        <w:t xml:space="preserve">mantém </w:t>
      </w:r>
      <w:r w:rsidR="000878B8" w:rsidRPr="00613392">
        <w:rPr>
          <w:bCs/>
        </w:rPr>
        <w:t>o código da aplicação limpo e coeso.</w:t>
      </w:r>
    </w:p>
    <w:p w:rsidR="00F5536F" w:rsidRPr="00613392" w:rsidRDefault="00DE11A0" w:rsidP="00C22C40">
      <w:pPr>
        <w:rPr>
          <w:bCs/>
        </w:rPr>
      </w:pPr>
      <w:r w:rsidRPr="00613392">
        <w:rPr>
          <w:bCs/>
        </w:rPr>
        <w:t xml:space="preserve">Os navegadores atuais dão um sólido suporte para </w:t>
      </w:r>
      <w:proofErr w:type="spellStart"/>
      <w:r w:rsidRPr="00613392">
        <w:rPr>
          <w:bCs/>
        </w:rPr>
        <w:t>cross-domain</w:t>
      </w:r>
      <w:proofErr w:type="spellEnd"/>
      <w:r w:rsidRPr="00613392">
        <w:rPr>
          <w:bCs/>
        </w:rPr>
        <w:t xml:space="preserve"> Ajax, mas a maioria dos desenvolvedores ainda não est</w:t>
      </w:r>
      <w:r w:rsidR="00F56E07" w:rsidRPr="00613392">
        <w:rPr>
          <w:bCs/>
        </w:rPr>
        <w:t>á</w:t>
      </w:r>
      <w:r w:rsidRPr="00613392">
        <w:rPr>
          <w:bCs/>
        </w:rPr>
        <w:t xml:space="preserve"> consciente des</w:t>
      </w:r>
      <w:r w:rsidR="00613392" w:rsidRPr="00613392">
        <w:rPr>
          <w:bCs/>
        </w:rPr>
        <w:t>te</w:t>
      </w:r>
      <w:r w:rsidRPr="00613392">
        <w:rPr>
          <w:bCs/>
        </w:rPr>
        <w:t xml:space="preserve"> </w:t>
      </w:r>
      <w:r w:rsidR="00F56E07" w:rsidRPr="00613392">
        <w:rPr>
          <w:bCs/>
        </w:rPr>
        <w:t>poderos</w:t>
      </w:r>
      <w:r w:rsidR="00613392" w:rsidRPr="00613392">
        <w:rPr>
          <w:bCs/>
        </w:rPr>
        <w:t>o</w:t>
      </w:r>
      <w:r w:rsidR="00F56E07" w:rsidRPr="00613392">
        <w:rPr>
          <w:bCs/>
        </w:rPr>
        <w:t xml:space="preserve"> </w:t>
      </w:r>
      <w:r w:rsidR="00322527">
        <w:rPr>
          <w:bCs/>
        </w:rPr>
        <w:t>mecanismo</w:t>
      </w:r>
      <w:r w:rsidR="00F5536F" w:rsidRPr="00613392">
        <w:rPr>
          <w:bCs/>
        </w:rPr>
        <w:t xml:space="preserve">, capaz de </w:t>
      </w:r>
      <w:r w:rsidR="00C22C40" w:rsidRPr="00613392">
        <w:rPr>
          <w:bCs/>
        </w:rPr>
        <w:t>tornar recursos compartilhados entre diferentes origens com segurança, ou seja, podendo restringir os acessos e ações de cada origem</w:t>
      </w:r>
      <w:r w:rsidR="001026A9" w:rsidRPr="00613392">
        <w:rPr>
          <w:bCs/>
        </w:rPr>
        <w:t>.</w:t>
      </w:r>
    </w:p>
    <w:p w:rsidR="00F5536F" w:rsidRPr="00613392" w:rsidRDefault="00F56E07" w:rsidP="00F5536F">
      <w:pPr>
        <w:rPr>
          <w:bCs/>
        </w:rPr>
      </w:pPr>
      <w:r w:rsidRPr="00613392">
        <w:rPr>
          <w:bCs/>
        </w:rPr>
        <w:t>Conforme apresentad</w:t>
      </w:r>
      <w:r w:rsidR="00C22C40" w:rsidRPr="00613392">
        <w:rPr>
          <w:bCs/>
        </w:rPr>
        <w:t>o</w:t>
      </w:r>
      <w:r w:rsidRPr="00613392">
        <w:rPr>
          <w:bCs/>
        </w:rPr>
        <w:t xml:space="preserve">, </w:t>
      </w:r>
      <w:r w:rsidR="00C22C40" w:rsidRPr="00613392">
        <w:rPr>
          <w:bCs/>
        </w:rPr>
        <w:t>o uso desta técnica</w:t>
      </w:r>
      <w:r w:rsidR="00DE11A0" w:rsidRPr="00613392">
        <w:rPr>
          <w:bCs/>
        </w:rPr>
        <w:t xml:space="preserve"> requer um pouco de trabalho </w:t>
      </w:r>
      <w:proofErr w:type="spellStart"/>
      <w:r w:rsidR="00DE11A0" w:rsidRPr="00613392">
        <w:rPr>
          <w:bCs/>
        </w:rPr>
        <w:t>JavaScript</w:t>
      </w:r>
      <w:proofErr w:type="spellEnd"/>
      <w:r w:rsidR="00C22C40" w:rsidRPr="00613392">
        <w:rPr>
          <w:bCs/>
        </w:rPr>
        <w:t xml:space="preserve"> no lado cliente</w:t>
      </w:r>
      <w:r w:rsidR="00DE11A0" w:rsidRPr="00613392">
        <w:rPr>
          <w:bCs/>
        </w:rPr>
        <w:t xml:space="preserve"> e um pouco de trabalho do lado servidor para garantir que os cabeçalhos corretos sejam enviados. </w:t>
      </w:r>
    </w:p>
    <w:p w:rsidR="00A77B3E" w:rsidRPr="00613392" w:rsidRDefault="00F5536F" w:rsidP="000878B8">
      <w:pPr>
        <w:numPr>
          <w:ins w:id="2" w:author="Paulo Rendeiro" w:date="2011-09-06T14:41:00Z"/>
        </w:numPr>
        <w:rPr>
          <w:bCs/>
        </w:rPr>
      </w:pPr>
      <w:r w:rsidRPr="00613392">
        <w:rPr>
          <w:bCs/>
        </w:rPr>
        <w:t>Vale ressaltar que a</w:t>
      </w:r>
      <w:r w:rsidR="00DE11A0" w:rsidRPr="00613392">
        <w:rPr>
          <w:bCs/>
        </w:rPr>
        <w:t xml:space="preserve"> implementação do Internet Explorer 8</w:t>
      </w:r>
      <w:r w:rsidR="00F56E07" w:rsidRPr="00613392">
        <w:rPr>
          <w:bCs/>
        </w:rPr>
        <w:t xml:space="preserve"> deixa</w:t>
      </w:r>
      <w:r w:rsidR="00DE11A0" w:rsidRPr="00613392">
        <w:rPr>
          <w:bCs/>
        </w:rPr>
        <w:t xml:space="preserve"> um pouco </w:t>
      </w:r>
      <w:r w:rsidR="000878B8" w:rsidRPr="00613392">
        <w:rPr>
          <w:bCs/>
        </w:rPr>
        <w:t>a desejar em relação ao</w:t>
      </w:r>
      <w:r w:rsidR="00DE11A0" w:rsidRPr="00613392">
        <w:rPr>
          <w:bCs/>
        </w:rPr>
        <w:t xml:space="preserve"> tráfego de credenciais e requisições </w:t>
      </w:r>
      <w:proofErr w:type="spellStart"/>
      <w:r w:rsidR="00DE11A0" w:rsidRPr="00613392">
        <w:rPr>
          <w:bCs/>
          <w:i/>
          <w:iCs/>
        </w:rPr>
        <w:t>preflighted</w:t>
      </w:r>
      <w:proofErr w:type="spellEnd"/>
      <w:r w:rsidR="00DE11A0" w:rsidRPr="00613392">
        <w:rPr>
          <w:bCs/>
        </w:rPr>
        <w:t xml:space="preserve">, </w:t>
      </w:r>
      <w:r w:rsidR="00F56E07" w:rsidRPr="00613392">
        <w:rPr>
          <w:bCs/>
        </w:rPr>
        <w:t xml:space="preserve">no entanto </w:t>
      </w:r>
      <w:r w:rsidR="00DE11A0" w:rsidRPr="00613392">
        <w:rPr>
          <w:bCs/>
        </w:rPr>
        <w:t xml:space="preserve">acreditamos que o </w:t>
      </w:r>
      <w:r w:rsidR="000878B8" w:rsidRPr="00613392">
        <w:rPr>
          <w:bCs/>
        </w:rPr>
        <w:t xml:space="preserve">seu </w:t>
      </w:r>
      <w:r w:rsidR="00DE11A0" w:rsidRPr="00613392">
        <w:rPr>
          <w:bCs/>
        </w:rPr>
        <w:t>suporte ao CORS continuará a melhorar.</w:t>
      </w:r>
    </w:p>
    <w:p w:rsidR="00A77B3E" w:rsidRPr="00D93E1C" w:rsidRDefault="00A77B3E" w:rsidP="0039061E">
      <w:pPr>
        <w:rPr>
          <w:rFonts w:ascii="Tahoma" w:hAnsi="Tahoma"/>
          <w:b/>
          <w:bCs/>
          <w:sz w:val="20"/>
        </w:rPr>
      </w:pPr>
    </w:p>
    <w:p w:rsidR="00D93E1C" w:rsidRPr="00D93E1C" w:rsidRDefault="00D93E1C" w:rsidP="00702DB9">
      <w:pPr>
        <w:pStyle w:val="Intertitulo2"/>
      </w:pPr>
      <w:r w:rsidRPr="00D93E1C">
        <w:t>De que se trata o artigo:</w:t>
      </w:r>
    </w:p>
    <w:p w:rsidR="00D93E1C" w:rsidRPr="00D93E1C" w:rsidRDefault="00D93E1C" w:rsidP="00702DB9">
      <w:r w:rsidRPr="00D93E1C">
        <w:t xml:space="preserve">Aplicação do padrão </w:t>
      </w:r>
      <w:r w:rsidR="00DC301F">
        <w:t xml:space="preserve">W3C </w:t>
      </w:r>
      <w:proofErr w:type="spellStart"/>
      <w:r w:rsidRPr="00D93E1C">
        <w:t>Cross-Origin</w:t>
      </w:r>
      <w:proofErr w:type="spellEnd"/>
      <w:r w:rsidRPr="00D93E1C">
        <w:t xml:space="preserve"> </w:t>
      </w:r>
      <w:proofErr w:type="spellStart"/>
      <w:r w:rsidRPr="00D93E1C">
        <w:t>Resource</w:t>
      </w:r>
      <w:proofErr w:type="spellEnd"/>
      <w:r w:rsidRPr="00D93E1C">
        <w:t xml:space="preserve"> </w:t>
      </w:r>
      <w:proofErr w:type="spellStart"/>
      <w:r w:rsidRPr="00D93E1C">
        <w:t>Sharing</w:t>
      </w:r>
      <w:proofErr w:type="spellEnd"/>
      <w:r w:rsidRPr="00D93E1C">
        <w:t xml:space="preserve"> no desenvolvimento de </w:t>
      </w:r>
      <w:r w:rsidR="00F5536F">
        <w:t>sistemas</w:t>
      </w:r>
      <w:r w:rsidR="00F5536F" w:rsidRPr="00D93E1C">
        <w:t xml:space="preserve"> </w:t>
      </w:r>
      <w:r w:rsidRPr="00D93E1C">
        <w:t xml:space="preserve">que disponibilizem </w:t>
      </w:r>
      <w:r w:rsidR="00F5536F">
        <w:t>recursos</w:t>
      </w:r>
      <w:r w:rsidRPr="00D93E1C">
        <w:t xml:space="preserve"> </w:t>
      </w:r>
      <w:r w:rsidR="00F5536F">
        <w:t>consum</w:t>
      </w:r>
      <w:r w:rsidR="00613392">
        <w:t>í</w:t>
      </w:r>
      <w:r w:rsidR="00F5536F">
        <w:t xml:space="preserve">veis por </w:t>
      </w:r>
      <w:r w:rsidRPr="00D93E1C">
        <w:t>aplicações de outros domínios</w:t>
      </w:r>
      <w:r w:rsidR="00F5536F">
        <w:t xml:space="preserve"> através de chamadas AJAX</w:t>
      </w:r>
      <w:r w:rsidRPr="00D93E1C">
        <w:t xml:space="preserve">, estendendo o conceito de segurança </w:t>
      </w:r>
      <w:proofErr w:type="spellStart"/>
      <w:r w:rsidRPr="00D93E1C">
        <w:t>Same</w:t>
      </w:r>
      <w:proofErr w:type="spellEnd"/>
      <w:r w:rsidRPr="00D93E1C">
        <w:t xml:space="preserve"> </w:t>
      </w:r>
      <w:proofErr w:type="spellStart"/>
      <w:r w:rsidRPr="00D93E1C">
        <w:t>Origin</w:t>
      </w:r>
      <w:proofErr w:type="spellEnd"/>
      <w:r w:rsidRPr="00D93E1C">
        <w:t xml:space="preserve"> </w:t>
      </w:r>
      <w:proofErr w:type="spellStart"/>
      <w:r w:rsidRPr="00D93E1C">
        <w:t>Policy</w:t>
      </w:r>
      <w:proofErr w:type="spellEnd"/>
      <w:r w:rsidRPr="00D93E1C">
        <w:t>.</w:t>
      </w:r>
    </w:p>
    <w:p w:rsidR="00D93E1C" w:rsidRPr="00D93E1C" w:rsidRDefault="00D93E1C" w:rsidP="00702DB9">
      <w:pPr>
        <w:pStyle w:val="Intertitulo2"/>
      </w:pPr>
      <w:r w:rsidRPr="00D93E1C">
        <w:t>Em que situação o tema é útil:</w:t>
      </w:r>
    </w:p>
    <w:p w:rsidR="00D93E1C" w:rsidRPr="00D93E1C" w:rsidRDefault="00F56E07" w:rsidP="00702DB9">
      <w:r>
        <w:t>Este tema é útil q</w:t>
      </w:r>
      <w:r w:rsidR="00D93E1C" w:rsidRPr="00D93E1C">
        <w:t xml:space="preserve">uando </w:t>
      </w:r>
      <w:r>
        <w:t xml:space="preserve">precisamos </w:t>
      </w:r>
      <w:r w:rsidR="00D93E1C" w:rsidRPr="00D93E1C">
        <w:t>desenvolve</w:t>
      </w:r>
      <w:r>
        <w:t>r</w:t>
      </w:r>
      <w:r w:rsidR="00D93E1C" w:rsidRPr="00D93E1C">
        <w:t xml:space="preserve"> aplicações que disponibiliz</w:t>
      </w:r>
      <w:r>
        <w:t>a</w:t>
      </w:r>
      <w:r w:rsidR="00D93E1C" w:rsidRPr="00D93E1C">
        <w:t xml:space="preserve">m </w:t>
      </w:r>
      <w:r>
        <w:t>w</w:t>
      </w:r>
      <w:r w:rsidR="00D93E1C" w:rsidRPr="00D93E1C">
        <w:t xml:space="preserve">eb </w:t>
      </w:r>
      <w:proofErr w:type="spellStart"/>
      <w:r>
        <w:t>s</w:t>
      </w:r>
      <w:r w:rsidR="00D93E1C" w:rsidRPr="00D93E1C">
        <w:t>ervices</w:t>
      </w:r>
      <w:proofErr w:type="spellEnd"/>
      <w:r w:rsidR="00D93E1C" w:rsidRPr="00D93E1C">
        <w:t xml:space="preserve"> consumíveis por aplicações que não estejam no mesmo domínio ou sub-domínio de rede, pois permite a realização de comunicação Cross-Domain.</w:t>
      </w:r>
    </w:p>
    <w:p w:rsidR="00D93E1C" w:rsidRPr="00D93E1C" w:rsidRDefault="00613392" w:rsidP="00702DB9">
      <w:pPr>
        <w:pStyle w:val="Intertitulo2"/>
      </w:pPr>
      <w:r>
        <w:t>Resumo DevMan</w:t>
      </w:r>
      <w:r w:rsidR="00702DB9">
        <w:t>:</w:t>
      </w:r>
    </w:p>
    <w:p w:rsidR="008B008D" w:rsidRPr="00613392" w:rsidRDefault="008B008D" w:rsidP="008B008D">
      <w:pPr>
        <w:rPr>
          <w:color w:val="000000" w:themeColor="text1"/>
        </w:rPr>
      </w:pPr>
      <w:r w:rsidRPr="00613392">
        <w:rPr>
          <w:color w:val="000000" w:themeColor="text1"/>
        </w:rPr>
        <w:t xml:space="preserve">O artigo aborda os problemas e dificuldades, derivadas do conceito de segurança </w:t>
      </w:r>
      <w:proofErr w:type="spellStart"/>
      <w:r w:rsidRPr="00613392">
        <w:rPr>
          <w:color w:val="000000" w:themeColor="text1"/>
        </w:rPr>
        <w:t>Same</w:t>
      </w:r>
      <w:proofErr w:type="spellEnd"/>
      <w:r w:rsidRPr="00613392">
        <w:rPr>
          <w:color w:val="000000" w:themeColor="text1"/>
        </w:rPr>
        <w:t xml:space="preserve"> </w:t>
      </w:r>
      <w:proofErr w:type="spellStart"/>
      <w:r w:rsidRPr="00613392">
        <w:rPr>
          <w:color w:val="000000" w:themeColor="text1"/>
        </w:rPr>
        <w:t>Origin</w:t>
      </w:r>
      <w:proofErr w:type="spellEnd"/>
      <w:r w:rsidRPr="00613392">
        <w:rPr>
          <w:color w:val="000000" w:themeColor="text1"/>
        </w:rPr>
        <w:t xml:space="preserve"> </w:t>
      </w:r>
      <w:proofErr w:type="spellStart"/>
      <w:r w:rsidRPr="00613392">
        <w:rPr>
          <w:color w:val="000000" w:themeColor="text1"/>
        </w:rPr>
        <w:t>Policy</w:t>
      </w:r>
      <w:proofErr w:type="spellEnd"/>
      <w:r w:rsidRPr="00613392">
        <w:rPr>
          <w:color w:val="000000" w:themeColor="text1"/>
        </w:rPr>
        <w:t>, na utilização de métodos AJAX para o consumo de recursos de outros domínios, bem como, apresenta como solução a especificação</w:t>
      </w:r>
      <w:r w:rsidR="00613392" w:rsidRPr="00613392">
        <w:rPr>
          <w:color w:val="000000" w:themeColor="text1"/>
        </w:rPr>
        <w:t xml:space="preserve"> </w:t>
      </w:r>
      <w:proofErr w:type="spellStart"/>
      <w:r w:rsidR="00613392" w:rsidRPr="00613392">
        <w:rPr>
          <w:color w:val="000000" w:themeColor="text1"/>
        </w:rPr>
        <w:t>Cross-Origin</w:t>
      </w:r>
      <w:proofErr w:type="spellEnd"/>
      <w:r w:rsidR="00613392" w:rsidRPr="00613392">
        <w:rPr>
          <w:color w:val="000000" w:themeColor="text1"/>
        </w:rPr>
        <w:t xml:space="preserve"> </w:t>
      </w:r>
      <w:proofErr w:type="spellStart"/>
      <w:r w:rsidR="00613392" w:rsidRPr="00613392">
        <w:rPr>
          <w:color w:val="000000" w:themeColor="text1"/>
        </w:rPr>
        <w:t>Resource</w:t>
      </w:r>
      <w:proofErr w:type="spellEnd"/>
      <w:r w:rsidR="00613392" w:rsidRPr="00613392">
        <w:rPr>
          <w:color w:val="000000" w:themeColor="text1"/>
        </w:rPr>
        <w:t xml:space="preserve"> </w:t>
      </w:r>
      <w:proofErr w:type="spellStart"/>
      <w:r w:rsidR="00613392" w:rsidRPr="00613392">
        <w:rPr>
          <w:color w:val="000000" w:themeColor="text1"/>
        </w:rPr>
        <w:t>Sharing</w:t>
      </w:r>
      <w:proofErr w:type="spellEnd"/>
      <w:r w:rsidR="00613392" w:rsidRPr="00613392">
        <w:rPr>
          <w:color w:val="000000" w:themeColor="text1"/>
        </w:rPr>
        <w:t>.</w:t>
      </w:r>
    </w:p>
    <w:p w:rsidR="0039061E" w:rsidRPr="00613392" w:rsidRDefault="008B008D" w:rsidP="008B008D">
      <w:pPr>
        <w:rPr>
          <w:b/>
          <w:bCs/>
        </w:rPr>
      </w:pPr>
      <w:r w:rsidRPr="00613392">
        <w:rPr>
          <w:color w:val="000000" w:themeColor="text1"/>
        </w:rPr>
        <w:t xml:space="preserve">A especificação CORS é abordada de forma abrangente, detalhando o seu funcionamento teórico, comentando o atual suporte dos navegadores, e demonstrando sua aplicabilidade prática por meio de um estudo de caso, onde </w:t>
      </w:r>
      <w:r w:rsidR="00102C61" w:rsidRPr="00613392">
        <w:rPr>
          <w:color w:val="000000" w:themeColor="text1"/>
        </w:rPr>
        <w:t xml:space="preserve">uma implementação </w:t>
      </w:r>
      <w:r w:rsidRPr="00613392">
        <w:rPr>
          <w:color w:val="000000" w:themeColor="text1"/>
        </w:rPr>
        <w:t xml:space="preserve">é </w:t>
      </w:r>
      <w:r w:rsidR="00102C61" w:rsidRPr="00613392">
        <w:rPr>
          <w:color w:val="000000" w:themeColor="text1"/>
        </w:rPr>
        <w:t>desenvolvida</w:t>
      </w:r>
      <w:r w:rsidRPr="00613392">
        <w:rPr>
          <w:color w:val="000000" w:themeColor="text1"/>
        </w:rPr>
        <w:t xml:space="preserve"> </w:t>
      </w:r>
      <w:r w:rsidR="00102C61" w:rsidRPr="00613392">
        <w:rPr>
          <w:color w:val="000000" w:themeColor="text1"/>
        </w:rPr>
        <w:t xml:space="preserve">com </w:t>
      </w:r>
      <w:r w:rsidRPr="00613392">
        <w:rPr>
          <w:color w:val="000000" w:themeColor="text1"/>
        </w:rPr>
        <w:t>base na tecnologia de filtros da linguagem Java.</w:t>
      </w:r>
    </w:p>
    <w:p w:rsidR="0039061E" w:rsidRPr="00D93E1C" w:rsidRDefault="0039061E" w:rsidP="0039061E">
      <w:pPr>
        <w:rPr>
          <w:rFonts w:ascii="Tahoma" w:hAnsi="Tahoma"/>
          <w:b/>
          <w:bCs/>
          <w:sz w:val="20"/>
          <w:szCs w:val="36"/>
        </w:rPr>
      </w:pPr>
    </w:p>
    <w:p w:rsidR="00A77B3E" w:rsidRPr="00D93E1C" w:rsidRDefault="00322527" w:rsidP="00322527">
      <w:pPr>
        <w:ind w:firstLine="0"/>
        <w:rPr>
          <w:rFonts w:ascii="Tahoma" w:hAnsi="Tahoma"/>
          <w:color w:val="FF0000"/>
          <w:sz w:val="20"/>
        </w:rPr>
      </w:pPr>
      <w:r>
        <w:rPr>
          <w:rFonts w:ascii="Tahoma" w:hAnsi="Tahoma"/>
          <w:noProof/>
          <w:color w:val="FF0000"/>
          <w:sz w:val="20"/>
          <w:lang w:val="en-US" w:eastAsia="en-US"/>
        </w:rPr>
        <w:drawing>
          <wp:inline distT="0" distB="0" distL="0" distR="0">
            <wp:extent cx="885402" cy="982243"/>
            <wp:effectExtent l="25400" t="0" r="3598" b="0"/>
            <wp:docPr id="1" name="Picture 1" descr="::Pictures:avatar:avatar_2011090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avatar:avatar_20110904_1.png"/>
                    <pic:cNvPicPr>
                      <a:picLocks noChangeAspect="1" noChangeArrowheads="1"/>
                    </pic:cNvPicPr>
                  </pic:nvPicPr>
                  <pic:blipFill>
                    <a:blip r:embed="rId19"/>
                    <a:srcRect/>
                    <a:stretch>
                      <a:fillRect/>
                    </a:stretch>
                  </pic:blipFill>
                  <pic:spPr bwMode="auto">
                    <a:xfrm>
                      <a:off x="0" y="0"/>
                      <a:ext cx="885965" cy="982867"/>
                    </a:xfrm>
                    <a:prstGeom prst="rect">
                      <a:avLst/>
                    </a:prstGeom>
                    <a:noFill/>
                    <a:ln w="9525">
                      <a:noFill/>
                      <a:miter lim="800000"/>
                      <a:headEnd/>
                      <a:tailEnd/>
                    </a:ln>
                  </pic:spPr>
                </pic:pic>
              </a:graphicData>
            </a:graphic>
          </wp:inline>
        </w:drawing>
      </w:r>
    </w:p>
    <w:p w:rsidR="00A77B3E" w:rsidRPr="00D93E1C" w:rsidRDefault="00DE11A0" w:rsidP="00702DB9">
      <w:pPr>
        <w:pStyle w:val="Minibiografia"/>
      </w:pPr>
      <w:r w:rsidRPr="00702DB9">
        <w:rPr>
          <w:b/>
        </w:rPr>
        <w:t>Paulo Vitor da Silva Rendeiro</w:t>
      </w:r>
      <w:r w:rsidRPr="00D93E1C">
        <w:t xml:space="preserve"> (</w:t>
      </w:r>
      <w:r w:rsidRPr="00702DB9">
        <w:rPr>
          <w:i/>
        </w:rPr>
        <w:t>paulovittor23@gmail.com</w:t>
      </w:r>
      <w:r w:rsidRPr="00D93E1C">
        <w:t>) é bacharel em Sistemas de Informação pela Universidad</w:t>
      </w:r>
      <w:r w:rsidR="006E7DC9">
        <w:t>e Católica de Santos, pós-gradua</w:t>
      </w:r>
      <w:r w:rsidRPr="00D93E1C">
        <w:t>do em Engenharia de Software pela PUC-SP e possui as certificações SCJP 5.0, SCWCD 1.4, SCBCD 5.</w:t>
      </w:r>
      <w:r w:rsidR="003C2981" w:rsidRPr="00D93E1C">
        <w:t xml:space="preserve"> Atualmente trabalha como desenvolvedor web na Editora Abril.</w:t>
      </w:r>
    </w:p>
    <w:p w:rsidR="00322527" w:rsidRDefault="00DE11A0" w:rsidP="0039061E">
      <w:pPr>
        <w:rPr>
          <w:rFonts w:ascii="Tahoma" w:hAnsi="Tahoma"/>
          <w:color w:val="FF0000"/>
          <w:sz w:val="20"/>
        </w:rPr>
      </w:pPr>
      <w:r w:rsidRPr="00D93E1C">
        <w:rPr>
          <w:rFonts w:ascii="Tahoma" w:hAnsi="Tahoma"/>
          <w:color w:val="FF0000"/>
          <w:sz w:val="20"/>
        </w:rPr>
        <w:t xml:space="preserve"> </w:t>
      </w:r>
    </w:p>
    <w:p w:rsidR="00A77B3E" w:rsidRPr="00D93E1C" w:rsidRDefault="00AE7A51" w:rsidP="00322527">
      <w:pPr>
        <w:ind w:firstLine="0"/>
        <w:rPr>
          <w:rFonts w:ascii="Tahoma" w:hAnsi="Tahoma"/>
          <w:color w:val="FF0000"/>
          <w:sz w:val="20"/>
        </w:rPr>
      </w:pPr>
      <w:r>
        <w:rPr>
          <w:rFonts w:ascii="Tahoma" w:hAnsi="Tahoma"/>
          <w:noProof/>
          <w:color w:val="FF0000"/>
          <w:sz w:val="20"/>
          <w:lang w:val="en-US" w:eastAsia="en-US"/>
        </w:rPr>
        <w:drawing>
          <wp:inline distT="0" distB="0" distL="0" distR="0">
            <wp:extent cx="885402" cy="1155526"/>
            <wp:effectExtent l="25400" t="0" r="3598" b="0"/>
            <wp:docPr id="2" name="Picture 1" descr="::Dropbox:aapg_dev:CORS_JM:ava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aapg_dev:CORS_JM:avatar.jpg"/>
                    <pic:cNvPicPr>
                      <a:picLocks noChangeAspect="1" noChangeArrowheads="1"/>
                    </pic:cNvPicPr>
                  </pic:nvPicPr>
                  <pic:blipFill>
                    <a:blip r:embed="rId20"/>
                    <a:srcRect/>
                    <a:stretch>
                      <a:fillRect/>
                    </a:stretch>
                  </pic:blipFill>
                  <pic:spPr bwMode="auto">
                    <a:xfrm>
                      <a:off x="0" y="0"/>
                      <a:ext cx="889048" cy="1160284"/>
                    </a:xfrm>
                    <a:prstGeom prst="rect">
                      <a:avLst/>
                    </a:prstGeom>
                    <a:noFill/>
                    <a:ln w="9525">
                      <a:noFill/>
                      <a:miter lim="800000"/>
                      <a:headEnd/>
                      <a:tailEnd/>
                    </a:ln>
                  </pic:spPr>
                </pic:pic>
              </a:graphicData>
            </a:graphic>
          </wp:inline>
        </w:drawing>
      </w:r>
    </w:p>
    <w:p w:rsidR="00A77B3E" w:rsidRPr="00D93E1C" w:rsidRDefault="00DE11A0" w:rsidP="00702DB9">
      <w:pPr>
        <w:pStyle w:val="Minibiografia"/>
      </w:pPr>
      <w:proofErr w:type="spellStart"/>
      <w:r w:rsidRPr="00702DB9">
        <w:rPr>
          <w:b/>
        </w:rPr>
        <w:t>Alexsandro</w:t>
      </w:r>
      <w:proofErr w:type="spellEnd"/>
      <w:r w:rsidRPr="00702DB9">
        <w:rPr>
          <w:b/>
        </w:rPr>
        <w:t xml:space="preserve"> </w:t>
      </w:r>
      <w:proofErr w:type="spellStart"/>
      <w:r w:rsidRPr="00702DB9">
        <w:rPr>
          <w:b/>
        </w:rPr>
        <w:t>Terto</w:t>
      </w:r>
      <w:proofErr w:type="spellEnd"/>
      <w:r w:rsidRPr="00702DB9">
        <w:rPr>
          <w:b/>
        </w:rPr>
        <w:t xml:space="preserve"> Santos da Silva</w:t>
      </w:r>
      <w:r w:rsidRPr="00D93E1C">
        <w:t xml:space="preserve"> (</w:t>
      </w:r>
      <w:r w:rsidRPr="00702DB9">
        <w:rPr>
          <w:i/>
        </w:rPr>
        <w:t>alexsandro.tertoss@gmail.com</w:t>
      </w:r>
      <w:r w:rsidRPr="00D93E1C">
        <w:t xml:space="preserve">) é desenvolvedor web </w:t>
      </w:r>
      <w:proofErr w:type="spellStart"/>
      <w:r w:rsidR="003C2981" w:rsidRPr="00D93E1C">
        <w:t>senior</w:t>
      </w:r>
      <w:proofErr w:type="spellEnd"/>
      <w:r w:rsidR="003C2981" w:rsidRPr="00D93E1C">
        <w:t xml:space="preserve"> na Editora Abril</w:t>
      </w:r>
      <w:r w:rsidRPr="00D93E1C">
        <w:t xml:space="preserve">, formado em ciência da computação, </w:t>
      </w:r>
      <w:proofErr w:type="spellStart"/>
      <w:r w:rsidRPr="00D93E1C">
        <w:t>java</w:t>
      </w:r>
      <w:proofErr w:type="spellEnd"/>
      <w:r w:rsidRPr="00D93E1C">
        <w:t xml:space="preserve"> </w:t>
      </w:r>
      <w:proofErr w:type="spellStart"/>
      <w:r w:rsidRPr="00D93E1C">
        <w:t>programmer</w:t>
      </w:r>
      <w:proofErr w:type="spellEnd"/>
      <w:r w:rsidRPr="00D93E1C">
        <w:t xml:space="preserve"> </w:t>
      </w:r>
      <w:proofErr w:type="spellStart"/>
      <w:r w:rsidRPr="00D93E1C">
        <w:t>certified</w:t>
      </w:r>
      <w:proofErr w:type="spellEnd"/>
      <w:r w:rsidRPr="00D93E1C">
        <w:t>, atuando há mais de 10 anos</w:t>
      </w:r>
      <w:r w:rsidR="003C2981" w:rsidRPr="00D93E1C">
        <w:t xml:space="preserve"> em desenvolvimento de sistemas e</w:t>
      </w:r>
      <w:r w:rsidRPr="00D93E1C">
        <w:t xml:space="preserve"> </w:t>
      </w:r>
      <w:proofErr w:type="spellStart"/>
      <w:r w:rsidRPr="00D93E1C">
        <w:t>tunning</w:t>
      </w:r>
      <w:proofErr w:type="spellEnd"/>
      <w:r w:rsidRPr="00D93E1C">
        <w:t xml:space="preserve"> de aplicações.</w:t>
      </w:r>
    </w:p>
    <w:p w:rsidR="00A77B3E" w:rsidRPr="00D93E1C" w:rsidRDefault="00A77B3E" w:rsidP="0039061E">
      <w:pPr>
        <w:rPr>
          <w:rFonts w:ascii="Tahoma" w:hAnsi="Tahoma"/>
          <w:color w:val="FF0000"/>
          <w:sz w:val="20"/>
        </w:rPr>
      </w:pPr>
    </w:p>
    <w:p w:rsidR="00A77B3E" w:rsidRPr="00253D38" w:rsidRDefault="00702DB9" w:rsidP="00702DB9">
      <w:pPr>
        <w:pStyle w:val="QuadroTitulo"/>
        <w:rPr>
          <w:lang w:val="en-US"/>
        </w:rPr>
      </w:pPr>
      <w:r>
        <w:rPr>
          <w:lang w:val="en-US"/>
        </w:rPr>
        <w:t>Links</w:t>
      </w:r>
    </w:p>
    <w:p w:rsidR="00A77B3E" w:rsidRPr="00253D38" w:rsidRDefault="00A77B3E" w:rsidP="0039061E">
      <w:pPr>
        <w:rPr>
          <w:rFonts w:ascii="Tahoma" w:hAnsi="Tahoma"/>
          <w:b/>
          <w:bCs/>
          <w:sz w:val="20"/>
          <w:lang w:val="en-US"/>
        </w:rPr>
      </w:pPr>
    </w:p>
    <w:p w:rsidR="00A77B3E" w:rsidRPr="00253D38" w:rsidRDefault="00DE11A0" w:rsidP="0039061E">
      <w:pPr>
        <w:rPr>
          <w:rFonts w:ascii="Tahoma" w:hAnsi="Tahoma"/>
          <w:b/>
          <w:bCs/>
          <w:sz w:val="20"/>
          <w:lang w:val="en-US"/>
        </w:rPr>
      </w:pPr>
      <w:r w:rsidRPr="00253D38">
        <w:rPr>
          <w:rFonts w:ascii="Tahoma" w:hAnsi="Tahoma"/>
          <w:b/>
          <w:bCs/>
          <w:sz w:val="20"/>
          <w:lang w:val="en-US"/>
        </w:rPr>
        <w:t xml:space="preserve">Cross Origin Resource Sharing - </w:t>
      </w:r>
      <w:proofErr w:type="spellStart"/>
      <w:r w:rsidRPr="00253D38">
        <w:rPr>
          <w:rFonts w:ascii="Tahoma" w:hAnsi="Tahoma"/>
          <w:b/>
          <w:bCs/>
          <w:sz w:val="20"/>
          <w:lang w:val="en-US"/>
        </w:rPr>
        <w:t>Referência</w:t>
      </w:r>
      <w:proofErr w:type="spellEnd"/>
      <w:r w:rsidRPr="00253D38">
        <w:rPr>
          <w:rFonts w:ascii="Tahoma" w:hAnsi="Tahoma"/>
          <w:b/>
          <w:bCs/>
          <w:sz w:val="20"/>
          <w:lang w:val="en-US"/>
        </w:rPr>
        <w:t xml:space="preserve"> do W3C:</w:t>
      </w:r>
    </w:p>
    <w:p w:rsidR="00A77B3E" w:rsidRPr="00253D38" w:rsidRDefault="00B86B36" w:rsidP="0039061E">
      <w:pPr>
        <w:rPr>
          <w:rFonts w:ascii="Tahoma" w:hAnsi="Tahoma"/>
          <w:b/>
          <w:bCs/>
          <w:color w:val="000099"/>
          <w:sz w:val="20"/>
          <w:u w:val="single"/>
          <w:lang w:val="en-US"/>
        </w:rPr>
      </w:pPr>
      <w:hyperlink r:id="rId21" w:history="1">
        <w:r w:rsidR="00DE11A0" w:rsidRPr="00253D38">
          <w:rPr>
            <w:rFonts w:ascii="Tahoma" w:hAnsi="Tahoma"/>
            <w:b/>
            <w:bCs/>
            <w:color w:val="000099"/>
            <w:sz w:val="20"/>
            <w:u w:val="single"/>
            <w:lang w:val="en-US"/>
          </w:rPr>
          <w:t>http</w:t>
        </w:r>
      </w:hyperlink>
      <w:hyperlink r:id="rId22" w:history="1">
        <w:r w:rsidR="00DE11A0" w:rsidRPr="00253D38">
          <w:rPr>
            <w:rFonts w:ascii="Tahoma" w:hAnsi="Tahoma"/>
            <w:b/>
            <w:bCs/>
            <w:color w:val="000099"/>
            <w:sz w:val="20"/>
            <w:u w:val="single"/>
            <w:lang w:val="en-US"/>
          </w:rPr>
          <w:t>://</w:t>
        </w:r>
      </w:hyperlink>
      <w:hyperlink r:id="rId23" w:history="1">
        <w:r w:rsidR="00DE11A0" w:rsidRPr="00253D38">
          <w:rPr>
            <w:rFonts w:ascii="Tahoma" w:hAnsi="Tahoma"/>
            <w:b/>
            <w:bCs/>
            <w:color w:val="000099"/>
            <w:sz w:val="20"/>
            <w:u w:val="single"/>
            <w:lang w:val="en-US"/>
          </w:rPr>
          <w:t>www</w:t>
        </w:r>
      </w:hyperlink>
      <w:hyperlink r:id="rId24" w:history="1">
        <w:r w:rsidR="00DE11A0" w:rsidRPr="00253D38">
          <w:rPr>
            <w:rFonts w:ascii="Tahoma" w:hAnsi="Tahoma"/>
            <w:b/>
            <w:bCs/>
            <w:color w:val="000099"/>
            <w:sz w:val="20"/>
            <w:u w:val="single"/>
            <w:lang w:val="en-US"/>
          </w:rPr>
          <w:t>.</w:t>
        </w:r>
      </w:hyperlink>
      <w:hyperlink r:id="rId25" w:history="1">
        <w:r w:rsidR="00DE11A0" w:rsidRPr="00253D38">
          <w:rPr>
            <w:rFonts w:ascii="Tahoma" w:hAnsi="Tahoma"/>
            <w:b/>
            <w:bCs/>
            <w:color w:val="000099"/>
            <w:sz w:val="20"/>
            <w:u w:val="single"/>
            <w:lang w:val="en-US"/>
          </w:rPr>
          <w:t>w</w:t>
        </w:r>
      </w:hyperlink>
      <w:hyperlink r:id="rId26" w:history="1">
        <w:r w:rsidR="00DE11A0" w:rsidRPr="00253D38">
          <w:rPr>
            <w:rFonts w:ascii="Tahoma" w:hAnsi="Tahoma"/>
            <w:b/>
            <w:bCs/>
            <w:color w:val="000099"/>
            <w:sz w:val="20"/>
            <w:u w:val="single"/>
            <w:lang w:val="en-US"/>
          </w:rPr>
          <w:t>3.</w:t>
        </w:r>
      </w:hyperlink>
      <w:hyperlink r:id="rId27" w:history="1">
        <w:proofErr w:type="gramStart"/>
        <w:r w:rsidR="00DE11A0" w:rsidRPr="00253D38">
          <w:rPr>
            <w:rFonts w:ascii="Tahoma" w:hAnsi="Tahoma"/>
            <w:b/>
            <w:bCs/>
            <w:color w:val="000099"/>
            <w:sz w:val="20"/>
            <w:u w:val="single"/>
            <w:lang w:val="en-US"/>
          </w:rPr>
          <w:t>org</w:t>
        </w:r>
        <w:proofErr w:type="gramEnd"/>
      </w:hyperlink>
      <w:hyperlink r:id="rId28" w:history="1">
        <w:r w:rsidR="00DE11A0" w:rsidRPr="00253D38">
          <w:rPr>
            <w:rFonts w:ascii="Tahoma" w:hAnsi="Tahoma"/>
            <w:b/>
            <w:bCs/>
            <w:color w:val="000099"/>
            <w:sz w:val="20"/>
            <w:u w:val="single"/>
            <w:lang w:val="en-US"/>
          </w:rPr>
          <w:t>/</w:t>
        </w:r>
      </w:hyperlink>
      <w:hyperlink r:id="rId29" w:history="1">
        <w:r w:rsidR="00DE11A0" w:rsidRPr="00253D38">
          <w:rPr>
            <w:rFonts w:ascii="Tahoma" w:hAnsi="Tahoma"/>
            <w:b/>
            <w:bCs/>
            <w:color w:val="000099"/>
            <w:sz w:val="20"/>
            <w:u w:val="single"/>
            <w:lang w:val="en-US"/>
          </w:rPr>
          <w:t>TR</w:t>
        </w:r>
      </w:hyperlink>
      <w:hyperlink r:id="rId30" w:history="1">
        <w:r w:rsidR="00DE11A0" w:rsidRPr="00253D38">
          <w:rPr>
            <w:rFonts w:ascii="Tahoma" w:hAnsi="Tahoma"/>
            <w:b/>
            <w:bCs/>
            <w:color w:val="000099"/>
            <w:sz w:val="20"/>
            <w:u w:val="single"/>
            <w:lang w:val="en-US"/>
          </w:rPr>
          <w:t>/</w:t>
        </w:r>
      </w:hyperlink>
      <w:hyperlink r:id="rId31" w:history="1">
        <w:r w:rsidR="00DE11A0" w:rsidRPr="00253D38">
          <w:rPr>
            <w:rFonts w:ascii="Tahoma" w:hAnsi="Tahoma"/>
            <w:b/>
            <w:bCs/>
            <w:color w:val="000099"/>
            <w:sz w:val="20"/>
            <w:u w:val="single"/>
            <w:lang w:val="en-US"/>
          </w:rPr>
          <w:t>cors</w:t>
        </w:r>
      </w:hyperlink>
      <w:hyperlink r:id="rId32" w:history="1">
        <w:r w:rsidR="00DE11A0" w:rsidRPr="00253D38">
          <w:rPr>
            <w:rFonts w:ascii="Tahoma" w:hAnsi="Tahoma"/>
            <w:b/>
            <w:bCs/>
            <w:color w:val="000099"/>
            <w:sz w:val="20"/>
            <w:u w:val="single"/>
            <w:lang w:val="en-US"/>
          </w:rPr>
          <w:t>/</w:t>
        </w:r>
      </w:hyperlink>
    </w:p>
    <w:p w:rsidR="00E67438" w:rsidRDefault="00E67438" w:rsidP="0039061E"/>
    <w:p w:rsidR="00E67438" w:rsidRPr="00E67438" w:rsidRDefault="00E67438" w:rsidP="00E67438">
      <w:pPr>
        <w:rPr>
          <w:rFonts w:ascii="Tahoma" w:hAnsi="Tahoma"/>
          <w:b/>
          <w:bCs/>
          <w:sz w:val="20"/>
          <w:lang w:val="en-US"/>
        </w:rPr>
      </w:pPr>
      <w:r w:rsidRPr="00E67438">
        <w:rPr>
          <w:rFonts w:ascii="Tahoma" w:hAnsi="Tahoma"/>
          <w:b/>
          <w:bCs/>
          <w:sz w:val="20"/>
          <w:lang w:val="en-US"/>
        </w:rPr>
        <w:t xml:space="preserve">Cross-site HTTP requests - </w:t>
      </w:r>
      <w:proofErr w:type="spellStart"/>
      <w:r w:rsidRPr="00253D38">
        <w:rPr>
          <w:rFonts w:ascii="Tahoma" w:hAnsi="Tahoma"/>
          <w:b/>
          <w:bCs/>
          <w:sz w:val="20"/>
          <w:lang w:val="en-US"/>
        </w:rPr>
        <w:t>Referência</w:t>
      </w:r>
      <w:proofErr w:type="spellEnd"/>
      <w:r w:rsidRPr="00253D38">
        <w:rPr>
          <w:rFonts w:ascii="Tahoma" w:hAnsi="Tahoma"/>
          <w:b/>
          <w:bCs/>
          <w:sz w:val="20"/>
          <w:lang w:val="en-US"/>
        </w:rPr>
        <w:t xml:space="preserve"> do Mozilla Dev:</w:t>
      </w:r>
    </w:p>
    <w:p w:rsidR="00A77B3E" w:rsidRPr="00253D38" w:rsidRDefault="00B86B36" w:rsidP="0039061E">
      <w:pPr>
        <w:rPr>
          <w:rFonts w:ascii="Tahoma" w:hAnsi="Tahoma"/>
          <w:b/>
          <w:bCs/>
          <w:color w:val="000099"/>
          <w:sz w:val="20"/>
          <w:u w:val="single"/>
          <w:lang w:val="en-US"/>
        </w:rPr>
      </w:pPr>
      <w:hyperlink r:id="rId33" w:history="1">
        <w:r w:rsidR="00DE11A0" w:rsidRPr="00253D38">
          <w:rPr>
            <w:rFonts w:ascii="Tahoma" w:hAnsi="Tahoma"/>
            <w:b/>
            <w:bCs/>
            <w:color w:val="000099"/>
            <w:sz w:val="20"/>
            <w:u w:val="single"/>
            <w:lang w:val="en-US"/>
          </w:rPr>
          <w:t>https</w:t>
        </w:r>
      </w:hyperlink>
      <w:hyperlink r:id="rId34" w:history="1">
        <w:r w:rsidR="00DE11A0" w:rsidRPr="00253D38">
          <w:rPr>
            <w:rFonts w:ascii="Tahoma" w:hAnsi="Tahoma"/>
            <w:b/>
            <w:bCs/>
            <w:color w:val="000099"/>
            <w:sz w:val="20"/>
            <w:u w:val="single"/>
            <w:lang w:val="en-US"/>
          </w:rPr>
          <w:t>://</w:t>
        </w:r>
      </w:hyperlink>
      <w:hyperlink r:id="rId35" w:history="1">
        <w:r w:rsidR="00DE11A0" w:rsidRPr="00253D38">
          <w:rPr>
            <w:rFonts w:ascii="Tahoma" w:hAnsi="Tahoma"/>
            <w:b/>
            <w:bCs/>
            <w:color w:val="000099"/>
            <w:sz w:val="20"/>
            <w:u w:val="single"/>
            <w:lang w:val="en-US"/>
          </w:rPr>
          <w:t>developer</w:t>
        </w:r>
      </w:hyperlink>
      <w:hyperlink r:id="rId36" w:history="1">
        <w:r w:rsidR="00DE11A0" w:rsidRPr="00253D38">
          <w:rPr>
            <w:rFonts w:ascii="Tahoma" w:hAnsi="Tahoma"/>
            <w:b/>
            <w:bCs/>
            <w:color w:val="000099"/>
            <w:sz w:val="20"/>
            <w:u w:val="single"/>
            <w:lang w:val="en-US"/>
          </w:rPr>
          <w:t>.</w:t>
        </w:r>
      </w:hyperlink>
      <w:hyperlink r:id="rId37" w:history="1">
        <w:r w:rsidR="00DE11A0" w:rsidRPr="00253D38">
          <w:rPr>
            <w:rFonts w:ascii="Tahoma" w:hAnsi="Tahoma"/>
            <w:b/>
            <w:bCs/>
            <w:color w:val="000099"/>
            <w:sz w:val="20"/>
            <w:u w:val="single"/>
            <w:lang w:val="en-US"/>
          </w:rPr>
          <w:t>mozilla</w:t>
        </w:r>
      </w:hyperlink>
      <w:hyperlink r:id="rId38" w:history="1">
        <w:r w:rsidR="00DE11A0" w:rsidRPr="00253D38">
          <w:rPr>
            <w:rFonts w:ascii="Tahoma" w:hAnsi="Tahoma"/>
            <w:b/>
            <w:bCs/>
            <w:color w:val="000099"/>
            <w:sz w:val="20"/>
            <w:u w:val="single"/>
            <w:lang w:val="en-US"/>
          </w:rPr>
          <w:t>.</w:t>
        </w:r>
      </w:hyperlink>
      <w:hyperlink r:id="rId39" w:history="1">
        <w:proofErr w:type="gramStart"/>
        <w:r w:rsidR="00DE11A0" w:rsidRPr="00253D38">
          <w:rPr>
            <w:rFonts w:ascii="Tahoma" w:hAnsi="Tahoma"/>
            <w:b/>
            <w:bCs/>
            <w:color w:val="000099"/>
            <w:sz w:val="20"/>
            <w:u w:val="single"/>
            <w:lang w:val="en-US"/>
          </w:rPr>
          <w:t>org</w:t>
        </w:r>
        <w:proofErr w:type="gramEnd"/>
      </w:hyperlink>
      <w:hyperlink r:id="rId40" w:history="1">
        <w:r w:rsidR="00DE11A0" w:rsidRPr="00253D38">
          <w:rPr>
            <w:rFonts w:ascii="Tahoma" w:hAnsi="Tahoma"/>
            <w:b/>
            <w:bCs/>
            <w:color w:val="000099"/>
            <w:sz w:val="20"/>
            <w:u w:val="single"/>
            <w:lang w:val="en-US"/>
          </w:rPr>
          <w:t>/</w:t>
        </w:r>
      </w:hyperlink>
      <w:hyperlink r:id="rId41" w:history="1">
        <w:r w:rsidR="00DE11A0" w:rsidRPr="00253D38">
          <w:rPr>
            <w:rFonts w:ascii="Tahoma" w:hAnsi="Tahoma"/>
            <w:b/>
            <w:bCs/>
            <w:color w:val="000099"/>
            <w:sz w:val="20"/>
            <w:u w:val="single"/>
            <w:lang w:val="en-US"/>
          </w:rPr>
          <w:t>En</w:t>
        </w:r>
      </w:hyperlink>
      <w:hyperlink r:id="rId42" w:history="1">
        <w:r w:rsidR="00DE11A0" w:rsidRPr="00253D38">
          <w:rPr>
            <w:rFonts w:ascii="Tahoma" w:hAnsi="Tahoma"/>
            <w:b/>
            <w:bCs/>
            <w:color w:val="000099"/>
            <w:sz w:val="20"/>
            <w:u w:val="single"/>
            <w:lang w:val="en-US"/>
          </w:rPr>
          <w:t>/</w:t>
        </w:r>
      </w:hyperlink>
      <w:hyperlink r:id="rId43" w:history="1">
        <w:r w:rsidR="00DE11A0" w:rsidRPr="00253D38">
          <w:rPr>
            <w:rFonts w:ascii="Tahoma" w:hAnsi="Tahoma"/>
            <w:b/>
            <w:bCs/>
            <w:color w:val="000099"/>
            <w:sz w:val="20"/>
            <w:u w:val="single"/>
            <w:lang w:val="en-US"/>
          </w:rPr>
          <w:t>HTTP</w:t>
        </w:r>
      </w:hyperlink>
      <w:hyperlink r:id="rId44" w:history="1">
        <w:r w:rsidR="00DE11A0" w:rsidRPr="00253D38">
          <w:rPr>
            <w:rFonts w:ascii="Tahoma" w:hAnsi="Tahoma"/>
            <w:b/>
            <w:bCs/>
            <w:color w:val="000099"/>
            <w:sz w:val="20"/>
            <w:u w:val="single"/>
            <w:lang w:val="en-US"/>
          </w:rPr>
          <w:t>_</w:t>
        </w:r>
      </w:hyperlink>
      <w:hyperlink r:id="rId45" w:history="1">
        <w:r w:rsidR="00DE11A0" w:rsidRPr="00253D38">
          <w:rPr>
            <w:rFonts w:ascii="Tahoma" w:hAnsi="Tahoma"/>
            <w:b/>
            <w:bCs/>
            <w:color w:val="000099"/>
            <w:sz w:val="20"/>
            <w:u w:val="single"/>
            <w:lang w:val="en-US"/>
          </w:rPr>
          <w:t>access</w:t>
        </w:r>
      </w:hyperlink>
      <w:hyperlink r:id="rId46" w:history="1">
        <w:r w:rsidR="00DE11A0" w:rsidRPr="00253D38">
          <w:rPr>
            <w:rFonts w:ascii="Tahoma" w:hAnsi="Tahoma"/>
            <w:b/>
            <w:bCs/>
            <w:color w:val="000099"/>
            <w:sz w:val="20"/>
            <w:u w:val="single"/>
            <w:lang w:val="en-US"/>
          </w:rPr>
          <w:t>_</w:t>
        </w:r>
      </w:hyperlink>
      <w:hyperlink r:id="rId47" w:history="1">
        <w:r w:rsidR="00DE11A0" w:rsidRPr="00253D38">
          <w:rPr>
            <w:rFonts w:ascii="Tahoma" w:hAnsi="Tahoma"/>
            <w:b/>
            <w:bCs/>
            <w:color w:val="000099"/>
            <w:sz w:val="20"/>
            <w:u w:val="single"/>
            <w:lang w:val="en-US"/>
          </w:rPr>
          <w:t>control</w:t>
        </w:r>
      </w:hyperlink>
    </w:p>
    <w:p w:rsidR="00A77B3E" w:rsidRPr="00253D38" w:rsidRDefault="00A77B3E" w:rsidP="0039061E">
      <w:pPr>
        <w:rPr>
          <w:rFonts w:ascii="Tahoma" w:hAnsi="Tahoma"/>
          <w:b/>
          <w:bCs/>
          <w:sz w:val="20"/>
          <w:lang w:val="en-US"/>
        </w:rPr>
      </w:pPr>
    </w:p>
    <w:p w:rsidR="00A77B3E" w:rsidRPr="00253D38" w:rsidRDefault="00DE11A0" w:rsidP="0039061E">
      <w:pPr>
        <w:rPr>
          <w:rFonts w:ascii="Tahoma" w:hAnsi="Tahoma"/>
          <w:b/>
          <w:bCs/>
          <w:sz w:val="20"/>
          <w:lang w:val="en-US"/>
        </w:rPr>
      </w:pPr>
      <w:r w:rsidRPr="00253D38">
        <w:rPr>
          <w:rFonts w:ascii="Tahoma" w:hAnsi="Tahoma"/>
          <w:b/>
          <w:bCs/>
          <w:sz w:val="20"/>
          <w:lang w:val="en-US"/>
        </w:rPr>
        <w:t xml:space="preserve">Same origin policy for JavaScript - </w:t>
      </w:r>
      <w:proofErr w:type="spellStart"/>
      <w:r w:rsidRPr="00253D38">
        <w:rPr>
          <w:rFonts w:ascii="Tahoma" w:hAnsi="Tahoma"/>
          <w:b/>
          <w:bCs/>
          <w:sz w:val="20"/>
          <w:lang w:val="en-US"/>
        </w:rPr>
        <w:t>Referência</w:t>
      </w:r>
      <w:proofErr w:type="spellEnd"/>
      <w:r w:rsidRPr="00253D38">
        <w:rPr>
          <w:rFonts w:ascii="Tahoma" w:hAnsi="Tahoma"/>
          <w:b/>
          <w:bCs/>
          <w:sz w:val="20"/>
          <w:lang w:val="en-US"/>
        </w:rPr>
        <w:t xml:space="preserve"> do Mozilla Dev:</w:t>
      </w:r>
    </w:p>
    <w:p w:rsidR="004827BD" w:rsidRPr="00253D38" w:rsidRDefault="00B86B36" w:rsidP="004827BD">
      <w:pPr>
        <w:rPr>
          <w:rFonts w:ascii="Tahoma" w:hAnsi="Tahoma"/>
          <w:b/>
          <w:bCs/>
          <w:color w:val="000099"/>
          <w:sz w:val="20"/>
          <w:u w:val="single"/>
          <w:lang w:val="en-US"/>
        </w:rPr>
      </w:pPr>
      <w:hyperlink r:id="rId48" w:history="1">
        <w:r w:rsidR="00DE11A0" w:rsidRPr="00253D38">
          <w:rPr>
            <w:rFonts w:ascii="Tahoma" w:hAnsi="Tahoma"/>
            <w:b/>
            <w:bCs/>
            <w:color w:val="000099"/>
            <w:sz w:val="20"/>
            <w:u w:val="single"/>
            <w:lang w:val="en-US"/>
          </w:rPr>
          <w:t>https</w:t>
        </w:r>
      </w:hyperlink>
      <w:hyperlink r:id="rId49" w:history="1">
        <w:r w:rsidR="00DE11A0" w:rsidRPr="00253D38">
          <w:rPr>
            <w:rFonts w:ascii="Tahoma" w:hAnsi="Tahoma"/>
            <w:b/>
            <w:bCs/>
            <w:color w:val="000099"/>
            <w:sz w:val="20"/>
            <w:u w:val="single"/>
            <w:lang w:val="en-US"/>
          </w:rPr>
          <w:t>://</w:t>
        </w:r>
      </w:hyperlink>
      <w:hyperlink r:id="rId50" w:history="1">
        <w:r w:rsidR="00DE11A0" w:rsidRPr="00253D38">
          <w:rPr>
            <w:rFonts w:ascii="Tahoma" w:hAnsi="Tahoma"/>
            <w:b/>
            <w:bCs/>
            <w:color w:val="000099"/>
            <w:sz w:val="20"/>
            <w:u w:val="single"/>
            <w:lang w:val="en-US"/>
          </w:rPr>
          <w:t>developer</w:t>
        </w:r>
      </w:hyperlink>
      <w:hyperlink r:id="rId51" w:history="1">
        <w:r w:rsidR="00DE11A0" w:rsidRPr="00253D38">
          <w:rPr>
            <w:rFonts w:ascii="Tahoma" w:hAnsi="Tahoma"/>
            <w:b/>
            <w:bCs/>
            <w:color w:val="000099"/>
            <w:sz w:val="20"/>
            <w:u w:val="single"/>
            <w:lang w:val="en-US"/>
          </w:rPr>
          <w:t>.</w:t>
        </w:r>
      </w:hyperlink>
      <w:hyperlink r:id="rId52" w:history="1">
        <w:r w:rsidR="00DE11A0" w:rsidRPr="00253D38">
          <w:rPr>
            <w:rFonts w:ascii="Tahoma" w:hAnsi="Tahoma"/>
            <w:b/>
            <w:bCs/>
            <w:color w:val="000099"/>
            <w:sz w:val="20"/>
            <w:u w:val="single"/>
            <w:lang w:val="en-US"/>
          </w:rPr>
          <w:t>mozilla</w:t>
        </w:r>
      </w:hyperlink>
      <w:hyperlink r:id="rId53" w:history="1">
        <w:r w:rsidR="00DE11A0" w:rsidRPr="00253D38">
          <w:rPr>
            <w:rFonts w:ascii="Tahoma" w:hAnsi="Tahoma"/>
            <w:b/>
            <w:bCs/>
            <w:color w:val="000099"/>
            <w:sz w:val="20"/>
            <w:u w:val="single"/>
            <w:lang w:val="en-US"/>
          </w:rPr>
          <w:t>.</w:t>
        </w:r>
      </w:hyperlink>
      <w:hyperlink r:id="rId54" w:history="1">
        <w:proofErr w:type="gramStart"/>
        <w:r w:rsidR="00DE11A0" w:rsidRPr="00253D38">
          <w:rPr>
            <w:rFonts w:ascii="Tahoma" w:hAnsi="Tahoma"/>
            <w:b/>
            <w:bCs/>
            <w:color w:val="000099"/>
            <w:sz w:val="20"/>
            <w:u w:val="single"/>
            <w:lang w:val="en-US"/>
          </w:rPr>
          <w:t>org</w:t>
        </w:r>
        <w:proofErr w:type="gramEnd"/>
      </w:hyperlink>
      <w:hyperlink r:id="rId55" w:history="1">
        <w:r w:rsidR="00DE11A0" w:rsidRPr="00253D38">
          <w:rPr>
            <w:rFonts w:ascii="Tahoma" w:hAnsi="Tahoma"/>
            <w:b/>
            <w:bCs/>
            <w:color w:val="000099"/>
            <w:sz w:val="20"/>
            <w:u w:val="single"/>
            <w:lang w:val="en-US"/>
          </w:rPr>
          <w:t>/</w:t>
        </w:r>
      </w:hyperlink>
      <w:hyperlink r:id="rId56" w:history="1">
        <w:r w:rsidR="00DE11A0" w:rsidRPr="00253D38">
          <w:rPr>
            <w:rFonts w:ascii="Tahoma" w:hAnsi="Tahoma"/>
            <w:b/>
            <w:bCs/>
            <w:color w:val="000099"/>
            <w:sz w:val="20"/>
            <w:u w:val="single"/>
            <w:lang w:val="en-US"/>
          </w:rPr>
          <w:t>en</w:t>
        </w:r>
      </w:hyperlink>
      <w:hyperlink r:id="rId57" w:history="1">
        <w:r w:rsidR="00DE11A0" w:rsidRPr="00253D38">
          <w:rPr>
            <w:rFonts w:ascii="Tahoma" w:hAnsi="Tahoma"/>
            <w:b/>
            <w:bCs/>
            <w:color w:val="000099"/>
            <w:sz w:val="20"/>
            <w:u w:val="single"/>
            <w:lang w:val="en-US"/>
          </w:rPr>
          <w:t>/</w:t>
        </w:r>
      </w:hyperlink>
      <w:hyperlink r:id="rId58" w:history="1">
        <w:r w:rsidR="00DE11A0" w:rsidRPr="00253D38">
          <w:rPr>
            <w:rFonts w:ascii="Tahoma" w:hAnsi="Tahoma"/>
            <w:b/>
            <w:bCs/>
            <w:color w:val="000099"/>
            <w:sz w:val="20"/>
            <w:u w:val="single"/>
            <w:lang w:val="en-US"/>
          </w:rPr>
          <w:t>Same</w:t>
        </w:r>
      </w:hyperlink>
      <w:hyperlink r:id="rId59" w:history="1">
        <w:r w:rsidR="00DE11A0" w:rsidRPr="00253D38">
          <w:rPr>
            <w:rFonts w:ascii="Tahoma" w:hAnsi="Tahoma"/>
            <w:b/>
            <w:bCs/>
            <w:color w:val="000099"/>
            <w:sz w:val="20"/>
            <w:u w:val="single"/>
            <w:lang w:val="en-US"/>
          </w:rPr>
          <w:t>_</w:t>
        </w:r>
      </w:hyperlink>
      <w:hyperlink r:id="rId60" w:history="1">
        <w:r w:rsidR="00DE11A0" w:rsidRPr="00253D38">
          <w:rPr>
            <w:rFonts w:ascii="Tahoma" w:hAnsi="Tahoma"/>
            <w:b/>
            <w:bCs/>
            <w:color w:val="000099"/>
            <w:sz w:val="20"/>
            <w:u w:val="single"/>
            <w:lang w:val="en-US"/>
          </w:rPr>
          <w:t>origin</w:t>
        </w:r>
      </w:hyperlink>
      <w:hyperlink r:id="rId61" w:history="1">
        <w:r w:rsidR="00DE11A0" w:rsidRPr="00253D38">
          <w:rPr>
            <w:rFonts w:ascii="Tahoma" w:hAnsi="Tahoma"/>
            <w:b/>
            <w:bCs/>
            <w:color w:val="000099"/>
            <w:sz w:val="20"/>
            <w:u w:val="single"/>
            <w:lang w:val="en-US"/>
          </w:rPr>
          <w:t>_</w:t>
        </w:r>
      </w:hyperlink>
      <w:hyperlink r:id="rId62" w:history="1">
        <w:r w:rsidR="00DE11A0" w:rsidRPr="00253D38">
          <w:rPr>
            <w:rFonts w:ascii="Tahoma" w:hAnsi="Tahoma"/>
            <w:b/>
            <w:bCs/>
            <w:color w:val="000099"/>
            <w:sz w:val="20"/>
            <w:u w:val="single"/>
            <w:lang w:val="en-US"/>
          </w:rPr>
          <w:t>policy</w:t>
        </w:r>
      </w:hyperlink>
      <w:hyperlink r:id="rId63" w:history="1">
        <w:r w:rsidR="00DE11A0" w:rsidRPr="00253D38">
          <w:rPr>
            <w:rFonts w:ascii="Tahoma" w:hAnsi="Tahoma"/>
            <w:b/>
            <w:bCs/>
            <w:color w:val="000099"/>
            <w:sz w:val="20"/>
            <w:u w:val="single"/>
            <w:lang w:val="en-US"/>
          </w:rPr>
          <w:t>_</w:t>
        </w:r>
      </w:hyperlink>
      <w:hyperlink r:id="rId64" w:history="1">
        <w:r w:rsidR="00DE11A0" w:rsidRPr="00253D38">
          <w:rPr>
            <w:rFonts w:ascii="Tahoma" w:hAnsi="Tahoma"/>
            <w:b/>
            <w:bCs/>
            <w:color w:val="000099"/>
            <w:sz w:val="20"/>
            <w:u w:val="single"/>
            <w:lang w:val="en-US"/>
          </w:rPr>
          <w:t>for</w:t>
        </w:r>
      </w:hyperlink>
      <w:hyperlink r:id="rId65" w:history="1">
        <w:r w:rsidR="00DE11A0" w:rsidRPr="00253D38">
          <w:rPr>
            <w:rFonts w:ascii="Tahoma" w:hAnsi="Tahoma"/>
            <w:b/>
            <w:bCs/>
            <w:color w:val="000099"/>
            <w:sz w:val="20"/>
            <w:u w:val="single"/>
            <w:lang w:val="en-US"/>
          </w:rPr>
          <w:t>_</w:t>
        </w:r>
      </w:hyperlink>
      <w:hyperlink r:id="rId66" w:history="1">
        <w:r w:rsidR="00DE11A0" w:rsidRPr="00253D38">
          <w:rPr>
            <w:rFonts w:ascii="Tahoma" w:hAnsi="Tahoma"/>
            <w:b/>
            <w:bCs/>
            <w:color w:val="000099"/>
            <w:sz w:val="20"/>
            <w:u w:val="single"/>
            <w:lang w:val="en-US"/>
          </w:rPr>
          <w:t>JavaScript</w:t>
        </w:r>
      </w:hyperlink>
    </w:p>
    <w:p w:rsidR="004827BD" w:rsidRPr="00253D38" w:rsidRDefault="004827BD" w:rsidP="0039061E">
      <w:pPr>
        <w:rPr>
          <w:rFonts w:ascii="Tahoma" w:hAnsi="Tahoma"/>
          <w:color w:val="FF0000"/>
          <w:sz w:val="20"/>
          <w:lang w:val="en-US"/>
        </w:rPr>
      </w:pPr>
    </w:p>
    <w:p w:rsidR="004827BD" w:rsidRPr="00B41EB0" w:rsidRDefault="005E0105" w:rsidP="00B76AF1">
      <w:pPr>
        <w:widowControl w:val="0"/>
        <w:autoSpaceDE w:val="0"/>
        <w:autoSpaceDN w:val="0"/>
        <w:adjustRightInd w:val="0"/>
        <w:spacing w:line="280" w:lineRule="atLeast"/>
        <w:ind w:firstLine="90"/>
        <w:jc w:val="left"/>
        <w:rPr>
          <w:rFonts w:ascii="Lucida Grande" w:hAnsi="Lucida Grande" w:cs="Lucida Grande"/>
          <w:lang w:eastAsia="en-US"/>
        </w:rPr>
      </w:pPr>
      <w:r w:rsidRPr="00B41EB0">
        <w:rPr>
          <w:rFonts w:ascii="Lucida Grande" w:hAnsi="Lucida Grande" w:cs="Lucida Grande"/>
          <w:lang w:eastAsia="en-US"/>
        </w:rPr>
        <w:t xml:space="preserve">API Java para web </w:t>
      </w:r>
      <w:proofErr w:type="spellStart"/>
      <w:r w:rsidRPr="00B41EB0">
        <w:rPr>
          <w:rFonts w:ascii="Lucida Grande" w:hAnsi="Lucida Grande" w:cs="Lucida Grande"/>
          <w:lang w:eastAsia="en-US"/>
        </w:rPr>
        <w:t>services</w:t>
      </w:r>
      <w:proofErr w:type="spellEnd"/>
      <w:r w:rsidRPr="00B41EB0">
        <w:rPr>
          <w:rFonts w:ascii="Lucida Grande" w:hAnsi="Lucida Grande" w:cs="Lucida Grande"/>
          <w:lang w:eastAsia="en-US"/>
        </w:rPr>
        <w:t xml:space="preserve"> </w:t>
      </w:r>
      <w:proofErr w:type="spellStart"/>
      <w:r w:rsidRPr="00B41EB0">
        <w:rPr>
          <w:rFonts w:ascii="Lucida Grande" w:hAnsi="Lucida Grande" w:cs="Lucida Grande"/>
          <w:lang w:eastAsia="en-US"/>
        </w:rPr>
        <w:t>RESTful</w:t>
      </w:r>
      <w:proofErr w:type="spellEnd"/>
    </w:p>
    <w:p w:rsidR="004827BD" w:rsidRPr="00B41EB0" w:rsidRDefault="00B86B36" w:rsidP="00B76AF1">
      <w:pPr>
        <w:widowControl w:val="0"/>
        <w:autoSpaceDE w:val="0"/>
        <w:autoSpaceDN w:val="0"/>
        <w:adjustRightInd w:val="0"/>
        <w:spacing w:line="280" w:lineRule="atLeast"/>
        <w:ind w:firstLine="90"/>
        <w:jc w:val="left"/>
        <w:rPr>
          <w:rFonts w:ascii="Lucida Grande" w:hAnsi="Lucida Grande" w:cs="Lucida Grande"/>
          <w:color w:val="101010"/>
          <w:sz w:val="22"/>
          <w:szCs w:val="22"/>
          <w:lang w:eastAsia="en-US"/>
        </w:rPr>
      </w:pPr>
      <w:hyperlink r:id="rId67" w:history="1">
        <w:r w:rsidR="004827BD" w:rsidRPr="00B41EB0">
          <w:rPr>
            <w:rFonts w:ascii="Lucida Grande" w:hAnsi="Lucida Grande" w:cs="Lucida Grande"/>
            <w:color w:val="0038B9"/>
            <w:sz w:val="22"/>
            <w:szCs w:val="22"/>
            <w:u w:val="single" w:color="0038B9"/>
            <w:lang w:eastAsia="en-US"/>
          </w:rPr>
          <w:t>http://jsr311.java.net/</w:t>
        </w:r>
      </w:hyperlink>
    </w:p>
    <w:p w:rsidR="004827BD" w:rsidRPr="00B41EB0" w:rsidRDefault="004827BD" w:rsidP="00B76AF1">
      <w:pPr>
        <w:widowControl w:val="0"/>
        <w:autoSpaceDE w:val="0"/>
        <w:autoSpaceDN w:val="0"/>
        <w:adjustRightInd w:val="0"/>
        <w:spacing w:line="280" w:lineRule="atLeast"/>
        <w:ind w:firstLine="90"/>
        <w:jc w:val="left"/>
        <w:rPr>
          <w:rFonts w:ascii="Lucida Grande" w:hAnsi="Lucida Grande" w:cs="Lucida Grande"/>
          <w:b/>
          <w:bCs/>
          <w:color w:val="0E0E0E"/>
          <w:sz w:val="22"/>
          <w:szCs w:val="22"/>
          <w:lang w:eastAsia="en-US"/>
        </w:rPr>
      </w:pPr>
    </w:p>
    <w:p w:rsidR="008543F6" w:rsidRPr="00B41EB0" w:rsidRDefault="00632E2D" w:rsidP="00B76AF1">
      <w:pPr>
        <w:widowControl w:val="0"/>
        <w:autoSpaceDE w:val="0"/>
        <w:autoSpaceDN w:val="0"/>
        <w:adjustRightInd w:val="0"/>
        <w:spacing w:line="280" w:lineRule="atLeast"/>
        <w:ind w:firstLine="90"/>
        <w:jc w:val="left"/>
        <w:rPr>
          <w:rFonts w:ascii="Lucida Grande" w:hAnsi="Lucida Grande" w:cs="Lucida Grande"/>
          <w:b/>
          <w:bCs/>
          <w:color w:val="0E0E0E"/>
          <w:sz w:val="22"/>
          <w:szCs w:val="22"/>
          <w:lang w:eastAsia="en-US"/>
        </w:rPr>
      </w:pPr>
      <w:r w:rsidRPr="00B41EB0">
        <w:rPr>
          <w:rFonts w:ascii="Lucida Grande" w:hAnsi="Lucida Grande" w:cs="Lucida Grande"/>
          <w:b/>
          <w:bCs/>
          <w:color w:val="0E0E0E"/>
          <w:sz w:val="22"/>
          <w:szCs w:val="22"/>
          <w:lang w:eastAsia="en-US"/>
        </w:rPr>
        <w:t>Implementação de referência JAX-RS</w:t>
      </w:r>
    </w:p>
    <w:p w:rsidR="00A77B3E" w:rsidRDefault="00B86B36" w:rsidP="00B76AF1">
      <w:pPr>
        <w:widowControl w:val="0"/>
        <w:autoSpaceDE w:val="0"/>
        <w:autoSpaceDN w:val="0"/>
        <w:adjustRightInd w:val="0"/>
        <w:spacing w:line="280" w:lineRule="atLeast"/>
        <w:ind w:firstLine="90"/>
        <w:jc w:val="left"/>
        <w:rPr>
          <w:rFonts w:ascii="Tahoma" w:hAnsi="Tahoma"/>
          <w:b/>
          <w:bCs/>
          <w:sz w:val="20"/>
        </w:rPr>
      </w:pPr>
      <w:hyperlink r:id="rId68" w:history="1">
        <w:r w:rsidR="004827BD" w:rsidRPr="00B41EB0">
          <w:rPr>
            <w:rFonts w:ascii="Lucida Grande" w:hAnsi="Lucida Grande" w:cs="Lucida Grande"/>
            <w:color w:val="0038B9"/>
            <w:sz w:val="22"/>
            <w:szCs w:val="22"/>
            <w:u w:val="single" w:color="0038B9"/>
            <w:lang w:eastAsia="en-US"/>
          </w:rPr>
          <w:t>http://jersey.java.net/</w:t>
        </w:r>
      </w:hyperlink>
      <w:r w:rsidR="00B76AF1" w:rsidRPr="0039061E">
        <w:rPr>
          <w:rFonts w:ascii="Tahoma" w:hAnsi="Tahoma"/>
          <w:b/>
          <w:bCs/>
          <w:sz w:val="20"/>
        </w:rPr>
        <w:t xml:space="preserve"> </w:t>
      </w:r>
    </w:p>
    <w:p w:rsidR="00AF6641" w:rsidRDefault="00AF6641" w:rsidP="00B76AF1">
      <w:pPr>
        <w:widowControl w:val="0"/>
        <w:autoSpaceDE w:val="0"/>
        <w:autoSpaceDN w:val="0"/>
        <w:adjustRightInd w:val="0"/>
        <w:spacing w:line="280" w:lineRule="atLeast"/>
        <w:ind w:firstLine="90"/>
        <w:jc w:val="left"/>
        <w:rPr>
          <w:rFonts w:ascii="Tahoma" w:hAnsi="Tahoma"/>
          <w:b/>
          <w:bCs/>
          <w:sz w:val="20"/>
        </w:rPr>
      </w:pPr>
    </w:p>
    <w:p w:rsidR="00AF6641" w:rsidRDefault="00AF6641" w:rsidP="00B76AF1">
      <w:pPr>
        <w:widowControl w:val="0"/>
        <w:autoSpaceDE w:val="0"/>
        <w:autoSpaceDN w:val="0"/>
        <w:adjustRightInd w:val="0"/>
        <w:spacing w:line="280" w:lineRule="atLeast"/>
        <w:ind w:firstLine="90"/>
        <w:jc w:val="left"/>
        <w:rPr>
          <w:rFonts w:ascii="Tahoma" w:hAnsi="Tahoma"/>
          <w:b/>
          <w:bCs/>
          <w:sz w:val="20"/>
        </w:rPr>
      </w:pPr>
      <w:r>
        <w:rPr>
          <w:rFonts w:ascii="Tahoma" w:hAnsi="Tahoma"/>
          <w:b/>
          <w:bCs/>
          <w:sz w:val="20"/>
        </w:rPr>
        <w:t xml:space="preserve">Documentação do método Ajax da API </w:t>
      </w:r>
      <w:proofErr w:type="spellStart"/>
      <w:r>
        <w:rPr>
          <w:rFonts w:ascii="Tahoma" w:hAnsi="Tahoma"/>
          <w:b/>
          <w:bCs/>
          <w:sz w:val="20"/>
        </w:rPr>
        <w:t>JQuery</w:t>
      </w:r>
      <w:proofErr w:type="spellEnd"/>
    </w:p>
    <w:p w:rsidR="00AF6641" w:rsidRPr="0039061E" w:rsidRDefault="00AF6641" w:rsidP="00B76AF1">
      <w:pPr>
        <w:widowControl w:val="0"/>
        <w:numPr>
          <w:ins w:id="3" w:author="Paulo Rendeiro" w:date="2011-09-06T14:11:00Z"/>
        </w:numPr>
        <w:autoSpaceDE w:val="0"/>
        <w:autoSpaceDN w:val="0"/>
        <w:adjustRightInd w:val="0"/>
        <w:spacing w:line="280" w:lineRule="atLeast"/>
        <w:ind w:firstLine="90"/>
        <w:jc w:val="left"/>
        <w:rPr>
          <w:rFonts w:ascii="Tahoma" w:hAnsi="Tahoma"/>
          <w:b/>
          <w:bCs/>
          <w:sz w:val="20"/>
        </w:rPr>
      </w:pPr>
      <w:r w:rsidRPr="00AF6641">
        <w:rPr>
          <w:rFonts w:ascii="Tahoma" w:hAnsi="Tahoma"/>
          <w:b/>
          <w:bCs/>
          <w:sz w:val="20"/>
        </w:rPr>
        <w:t>http://api.jquery.com/jQuery.ajax/</w:t>
      </w:r>
    </w:p>
    <w:sectPr w:rsidR="00AF6641" w:rsidRPr="0039061E" w:rsidSect="00D93E1C">
      <w:pgSz w:w="12240" w:h="15840"/>
      <w:pgMar w:top="1417" w:right="1701" w:bottom="1417" w:left="1701" w:header="708" w:footer="708" w:gutter="0"/>
      <w:cols w:space="708"/>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40F4" w:rsidRDefault="00EE40F4" w:rsidP="00D93E1C">
      <w:r>
        <w:separator/>
      </w:r>
    </w:p>
  </w:endnote>
  <w:endnote w:type="continuationSeparator" w:id="0">
    <w:p w:rsidR="00EE40F4" w:rsidRDefault="00EE40F4" w:rsidP="00D93E1C">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Tahoma">
    <w:panose1 w:val="020B0604030504040204"/>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onaco">
    <w:altName w:val="Courier New"/>
    <w:panose1 w:val="02000500000000000000"/>
    <w:charset w:val="00"/>
    <w:family w:val="auto"/>
    <w:pitch w:val="variable"/>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ＭＳ ゴシック">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40F4" w:rsidRDefault="00EE40F4" w:rsidP="00D93E1C">
      <w:r>
        <w:separator/>
      </w:r>
    </w:p>
  </w:footnote>
  <w:footnote w:type="continuationSeparator" w:id="0">
    <w:p w:rsidR="00EE40F4" w:rsidRDefault="00EE40F4" w:rsidP="00D93E1C">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3C4F84E"/>
    <w:lvl w:ilvl="0">
      <w:start w:val="1"/>
      <w:numFmt w:val="decimal"/>
      <w:lvlText w:val="%1."/>
      <w:lvlJc w:val="left"/>
      <w:pPr>
        <w:tabs>
          <w:tab w:val="num" w:pos="1492"/>
        </w:tabs>
        <w:ind w:left="1492" w:hanging="360"/>
      </w:pPr>
    </w:lvl>
  </w:abstractNum>
  <w:abstractNum w:abstractNumId="1">
    <w:nsid w:val="FFFFFF7D"/>
    <w:multiLevelType w:val="singleLevel"/>
    <w:tmpl w:val="615C61CE"/>
    <w:lvl w:ilvl="0">
      <w:start w:val="1"/>
      <w:numFmt w:val="decimal"/>
      <w:lvlText w:val="%1."/>
      <w:lvlJc w:val="left"/>
      <w:pPr>
        <w:tabs>
          <w:tab w:val="num" w:pos="1209"/>
        </w:tabs>
        <w:ind w:left="1209" w:hanging="360"/>
      </w:pPr>
    </w:lvl>
  </w:abstractNum>
  <w:abstractNum w:abstractNumId="2">
    <w:nsid w:val="FFFFFF7E"/>
    <w:multiLevelType w:val="singleLevel"/>
    <w:tmpl w:val="07C6B49C"/>
    <w:lvl w:ilvl="0">
      <w:start w:val="1"/>
      <w:numFmt w:val="decimal"/>
      <w:lvlText w:val="%1."/>
      <w:lvlJc w:val="left"/>
      <w:pPr>
        <w:tabs>
          <w:tab w:val="num" w:pos="926"/>
        </w:tabs>
        <w:ind w:left="926" w:hanging="360"/>
      </w:pPr>
    </w:lvl>
  </w:abstractNum>
  <w:abstractNum w:abstractNumId="3">
    <w:nsid w:val="FFFFFF7F"/>
    <w:multiLevelType w:val="singleLevel"/>
    <w:tmpl w:val="15D2740A"/>
    <w:lvl w:ilvl="0">
      <w:start w:val="1"/>
      <w:numFmt w:val="decimal"/>
      <w:lvlText w:val="%1."/>
      <w:lvlJc w:val="left"/>
      <w:pPr>
        <w:tabs>
          <w:tab w:val="num" w:pos="643"/>
        </w:tabs>
        <w:ind w:left="643" w:hanging="360"/>
      </w:pPr>
    </w:lvl>
  </w:abstractNum>
  <w:abstractNum w:abstractNumId="4">
    <w:nsid w:val="FFFFFF80"/>
    <w:multiLevelType w:val="singleLevel"/>
    <w:tmpl w:val="2884981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488E6B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142BBE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FEC494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A6AED15E"/>
    <w:lvl w:ilvl="0">
      <w:start w:val="1"/>
      <w:numFmt w:val="decimal"/>
      <w:lvlText w:val="%1."/>
      <w:lvlJc w:val="left"/>
      <w:pPr>
        <w:tabs>
          <w:tab w:val="num" w:pos="360"/>
        </w:tabs>
        <w:ind w:left="360" w:hanging="360"/>
      </w:pPr>
    </w:lvl>
  </w:abstractNum>
  <w:abstractNum w:abstractNumId="9">
    <w:nsid w:val="FFFFFF89"/>
    <w:multiLevelType w:val="singleLevel"/>
    <w:tmpl w:val="B0F8B3CE"/>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E19A8E72"/>
    <w:lvl w:ilvl="0">
      <w:numFmt w:val="decimal"/>
      <w:lvlText w:val="*"/>
      <w:lvlJc w:val="left"/>
    </w:lvl>
  </w:abstractNum>
  <w:abstractNum w:abstractNumId="11">
    <w:nsid w:val="00000001"/>
    <w:multiLevelType w:val="hybridMultilevel"/>
    <w:tmpl w:val="00000001"/>
    <w:lvl w:ilvl="0" w:tplc="FC643EA8">
      <w:start w:val="1"/>
      <w:numFmt w:val="bullet"/>
      <w:lvlText w:val="●"/>
      <w:lvlJc w:val="left"/>
      <w:pPr>
        <w:tabs>
          <w:tab w:val="num" w:pos="360"/>
        </w:tabs>
        <w:ind w:left="720" w:hanging="360"/>
      </w:pPr>
      <w:rPr>
        <w:rFonts w:ascii="Arial" w:eastAsia="Arial" w:hAnsi="Arial" w:cs="Symbol"/>
        <w:b/>
        <w:bCs/>
        <w:i w:val="0"/>
        <w:iCs w:val="0"/>
        <w:strike w:val="0"/>
        <w:color w:val="000000"/>
        <w:sz w:val="22"/>
        <w:szCs w:val="22"/>
        <w:u w:val="none"/>
      </w:rPr>
    </w:lvl>
    <w:lvl w:ilvl="1" w:tplc="073A8936">
      <w:start w:val="1"/>
      <w:numFmt w:val="bullet"/>
      <w:lvlText w:val="○"/>
      <w:lvlJc w:val="left"/>
      <w:pPr>
        <w:tabs>
          <w:tab w:val="num" w:pos="1080"/>
        </w:tabs>
        <w:ind w:left="1440" w:hanging="360"/>
      </w:pPr>
      <w:rPr>
        <w:rFonts w:ascii="Arial" w:eastAsia="Arial" w:hAnsi="Arial" w:cs="Symbol"/>
        <w:b/>
        <w:bCs/>
        <w:i w:val="0"/>
        <w:iCs w:val="0"/>
        <w:strike w:val="0"/>
        <w:color w:val="000000"/>
        <w:sz w:val="22"/>
        <w:szCs w:val="22"/>
        <w:u w:val="none"/>
      </w:rPr>
    </w:lvl>
    <w:lvl w:ilvl="2" w:tplc="3DBA5676">
      <w:start w:val="1"/>
      <w:numFmt w:val="bullet"/>
      <w:lvlText w:val="■"/>
      <w:lvlJc w:val="right"/>
      <w:pPr>
        <w:tabs>
          <w:tab w:val="num" w:pos="1800"/>
        </w:tabs>
        <w:ind w:left="2160" w:hanging="180"/>
      </w:pPr>
      <w:rPr>
        <w:rFonts w:ascii="Arial" w:eastAsia="Arial" w:hAnsi="Arial" w:cs="Symbol"/>
        <w:b/>
        <w:bCs/>
        <w:i w:val="0"/>
        <w:iCs w:val="0"/>
        <w:strike w:val="0"/>
        <w:color w:val="000000"/>
        <w:sz w:val="22"/>
        <w:szCs w:val="22"/>
        <w:u w:val="none"/>
      </w:rPr>
    </w:lvl>
    <w:lvl w:ilvl="3" w:tplc="80D28C0C">
      <w:start w:val="1"/>
      <w:numFmt w:val="bullet"/>
      <w:lvlText w:val="●"/>
      <w:lvlJc w:val="left"/>
      <w:pPr>
        <w:tabs>
          <w:tab w:val="num" w:pos="2520"/>
        </w:tabs>
        <w:ind w:left="2880" w:hanging="360"/>
      </w:pPr>
      <w:rPr>
        <w:rFonts w:ascii="Arial" w:eastAsia="Arial" w:hAnsi="Arial" w:cs="Symbol"/>
        <w:b/>
        <w:bCs/>
        <w:i w:val="0"/>
        <w:iCs w:val="0"/>
        <w:strike w:val="0"/>
        <w:color w:val="000000"/>
        <w:sz w:val="22"/>
        <w:szCs w:val="22"/>
        <w:u w:val="none"/>
      </w:rPr>
    </w:lvl>
    <w:lvl w:ilvl="4" w:tplc="0E5AE9AC">
      <w:start w:val="1"/>
      <w:numFmt w:val="bullet"/>
      <w:lvlText w:val="○"/>
      <w:lvlJc w:val="left"/>
      <w:pPr>
        <w:tabs>
          <w:tab w:val="num" w:pos="3240"/>
        </w:tabs>
        <w:ind w:left="3600" w:hanging="360"/>
      </w:pPr>
      <w:rPr>
        <w:rFonts w:ascii="Arial" w:eastAsia="Arial" w:hAnsi="Arial" w:cs="Symbol"/>
        <w:b/>
        <w:bCs/>
        <w:i w:val="0"/>
        <w:iCs w:val="0"/>
        <w:strike w:val="0"/>
        <w:color w:val="000000"/>
        <w:sz w:val="22"/>
        <w:szCs w:val="22"/>
        <w:u w:val="none"/>
      </w:rPr>
    </w:lvl>
    <w:lvl w:ilvl="5" w:tplc="298651A8">
      <w:start w:val="1"/>
      <w:numFmt w:val="bullet"/>
      <w:lvlText w:val="■"/>
      <w:lvlJc w:val="right"/>
      <w:pPr>
        <w:tabs>
          <w:tab w:val="num" w:pos="3960"/>
        </w:tabs>
        <w:ind w:left="4320" w:hanging="180"/>
      </w:pPr>
      <w:rPr>
        <w:rFonts w:ascii="Arial" w:eastAsia="Arial" w:hAnsi="Arial" w:cs="Symbol"/>
        <w:b/>
        <w:bCs/>
        <w:i w:val="0"/>
        <w:iCs w:val="0"/>
        <w:strike w:val="0"/>
        <w:color w:val="000000"/>
        <w:sz w:val="22"/>
        <w:szCs w:val="22"/>
        <w:u w:val="none"/>
      </w:rPr>
    </w:lvl>
    <w:lvl w:ilvl="6" w:tplc="F8FC73B2">
      <w:start w:val="1"/>
      <w:numFmt w:val="bullet"/>
      <w:lvlText w:val="●"/>
      <w:lvlJc w:val="left"/>
      <w:pPr>
        <w:tabs>
          <w:tab w:val="num" w:pos="4680"/>
        </w:tabs>
        <w:ind w:left="5040" w:hanging="360"/>
      </w:pPr>
      <w:rPr>
        <w:rFonts w:ascii="Arial" w:eastAsia="Arial" w:hAnsi="Arial" w:cs="Symbol"/>
        <w:b/>
        <w:bCs/>
        <w:i w:val="0"/>
        <w:iCs w:val="0"/>
        <w:strike w:val="0"/>
        <w:color w:val="000000"/>
        <w:sz w:val="22"/>
        <w:szCs w:val="22"/>
        <w:u w:val="none"/>
      </w:rPr>
    </w:lvl>
    <w:lvl w:ilvl="7" w:tplc="0DB4052A">
      <w:start w:val="1"/>
      <w:numFmt w:val="bullet"/>
      <w:lvlText w:val="○"/>
      <w:lvlJc w:val="left"/>
      <w:pPr>
        <w:tabs>
          <w:tab w:val="num" w:pos="5400"/>
        </w:tabs>
        <w:ind w:left="5760" w:hanging="360"/>
      </w:pPr>
      <w:rPr>
        <w:rFonts w:ascii="Arial" w:eastAsia="Arial" w:hAnsi="Arial" w:cs="Symbol"/>
        <w:b/>
        <w:bCs/>
        <w:i w:val="0"/>
        <w:iCs w:val="0"/>
        <w:strike w:val="0"/>
        <w:color w:val="000000"/>
        <w:sz w:val="22"/>
        <w:szCs w:val="22"/>
        <w:u w:val="none"/>
      </w:rPr>
    </w:lvl>
    <w:lvl w:ilvl="8" w:tplc="8EA2713E">
      <w:start w:val="1"/>
      <w:numFmt w:val="bullet"/>
      <w:lvlText w:val="■"/>
      <w:lvlJc w:val="right"/>
      <w:pPr>
        <w:tabs>
          <w:tab w:val="num" w:pos="6120"/>
        </w:tabs>
        <w:ind w:left="6480" w:hanging="180"/>
      </w:pPr>
      <w:rPr>
        <w:rFonts w:ascii="Arial" w:eastAsia="Arial" w:hAnsi="Arial" w:cs="Symbol"/>
        <w:b/>
        <w:bCs/>
        <w:i w:val="0"/>
        <w:iCs w:val="0"/>
        <w:strike w:val="0"/>
        <w:color w:val="000000"/>
        <w:sz w:val="22"/>
        <w:szCs w:val="22"/>
        <w:u w:val="none"/>
      </w:rPr>
    </w:lvl>
  </w:abstractNum>
  <w:abstractNum w:abstractNumId="12">
    <w:nsid w:val="00D64684"/>
    <w:multiLevelType w:val="multilevel"/>
    <w:tmpl w:val="520857E2"/>
    <w:styleLink w:val="ListaItens"/>
    <w:lvl w:ilvl="0">
      <w:start w:val="1"/>
      <w:numFmt w:val="bullet"/>
      <w:lvlText w:val=""/>
      <w:lvlJc w:val="left"/>
      <w:pPr>
        <w:tabs>
          <w:tab w:val="num" w:pos="340"/>
        </w:tabs>
        <w:ind w:left="340" w:hanging="340"/>
      </w:pPr>
      <w:rPr>
        <w:rFonts w:ascii="Symbol" w:hAnsi="Symbol" w:hint="default"/>
        <w:sz w:val="24"/>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nsid w:val="01636F68"/>
    <w:multiLevelType w:val="hybridMultilevel"/>
    <w:tmpl w:val="11240A56"/>
    <w:lvl w:ilvl="0" w:tplc="75F002D6">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nsid w:val="0BE57C2F"/>
    <w:multiLevelType w:val="multilevel"/>
    <w:tmpl w:val="520857E2"/>
    <w:numStyleLink w:val="ListaItens"/>
  </w:abstractNum>
  <w:abstractNum w:abstractNumId="15">
    <w:nsid w:val="0D971E42"/>
    <w:multiLevelType w:val="hybridMultilevel"/>
    <w:tmpl w:val="A964EB8E"/>
    <w:lvl w:ilvl="0" w:tplc="A8404B1E">
      <w:start w:val="1"/>
      <w:numFmt w:val="bullet"/>
      <w:lvlText w:val=""/>
      <w:lvlJc w:val="left"/>
      <w:pPr>
        <w:tabs>
          <w:tab w:val="num" w:pos="1068"/>
        </w:tabs>
        <w:ind w:left="1068" w:hanging="360"/>
      </w:pPr>
      <w:rPr>
        <w:rFonts w:ascii="Wingdings" w:hAnsi="Wingdings" w:hint="default"/>
      </w:rPr>
    </w:lvl>
    <w:lvl w:ilvl="1" w:tplc="04160003" w:tentative="1">
      <w:start w:val="1"/>
      <w:numFmt w:val="bullet"/>
      <w:lvlText w:val="o"/>
      <w:lvlJc w:val="left"/>
      <w:pPr>
        <w:tabs>
          <w:tab w:val="num" w:pos="1788"/>
        </w:tabs>
        <w:ind w:left="1788" w:hanging="360"/>
      </w:pPr>
      <w:rPr>
        <w:rFonts w:ascii="Courier New" w:hAnsi="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16">
    <w:nsid w:val="14652D4E"/>
    <w:multiLevelType w:val="hybridMultilevel"/>
    <w:tmpl w:val="0D26ADD0"/>
    <w:lvl w:ilvl="0" w:tplc="6A92CA30">
      <w:numFmt w:val="bullet"/>
      <w:lvlText w:val=""/>
      <w:lvlJc w:val="left"/>
      <w:pPr>
        <w:ind w:left="473" w:hanging="360"/>
      </w:pPr>
      <w:rPr>
        <w:rFonts w:ascii="Wingdings" w:eastAsia="Times New Roman" w:hAnsi="Wingdings" w:cs="Times New Roman" w:hint="default"/>
      </w:rPr>
    </w:lvl>
    <w:lvl w:ilvl="1" w:tplc="04160003" w:tentative="1">
      <w:start w:val="1"/>
      <w:numFmt w:val="bullet"/>
      <w:lvlText w:val="o"/>
      <w:lvlJc w:val="left"/>
      <w:pPr>
        <w:ind w:left="1193" w:hanging="360"/>
      </w:pPr>
      <w:rPr>
        <w:rFonts w:ascii="Courier New" w:hAnsi="Courier New" w:cs="Courier New" w:hint="default"/>
      </w:rPr>
    </w:lvl>
    <w:lvl w:ilvl="2" w:tplc="04160005" w:tentative="1">
      <w:start w:val="1"/>
      <w:numFmt w:val="bullet"/>
      <w:lvlText w:val=""/>
      <w:lvlJc w:val="left"/>
      <w:pPr>
        <w:ind w:left="1913" w:hanging="360"/>
      </w:pPr>
      <w:rPr>
        <w:rFonts w:ascii="Wingdings" w:hAnsi="Wingdings" w:hint="default"/>
      </w:rPr>
    </w:lvl>
    <w:lvl w:ilvl="3" w:tplc="04160001" w:tentative="1">
      <w:start w:val="1"/>
      <w:numFmt w:val="bullet"/>
      <w:lvlText w:val=""/>
      <w:lvlJc w:val="left"/>
      <w:pPr>
        <w:ind w:left="2633" w:hanging="360"/>
      </w:pPr>
      <w:rPr>
        <w:rFonts w:ascii="Symbol" w:hAnsi="Symbol" w:hint="default"/>
      </w:rPr>
    </w:lvl>
    <w:lvl w:ilvl="4" w:tplc="04160003" w:tentative="1">
      <w:start w:val="1"/>
      <w:numFmt w:val="bullet"/>
      <w:lvlText w:val="o"/>
      <w:lvlJc w:val="left"/>
      <w:pPr>
        <w:ind w:left="3353" w:hanging="360"/>
      </w:pPr>
      <w:rPr>
        <w:rFonts w:ascii="Courier New" w:hAnsi="Courier New" w:cs="Courier New" w:hint="default"/>
      </w:rPr>
    </w:lvl>
    <w:lvl w:ilvl="5" w:tplc="04160005" w:tentative="1">
      <w:start w:val="1"/>
      <w:numFmt w:val="bullet"/>
      <w:lvlText w:val=""/>
      <w:lvlJc w:val="left"/>
      <w:pPr>
        <w:ind w:left="4073" w:hanging="360"/>
      </w:pPr>
      <w:rPr>
        <w:rFonts w:ascii="Wingdings" w:hAnsi="Wingdings" w:hint="default"/>
      </w:rPr>
    </w:lvl>
    <w:lvl w:ilvl="6" w:tplc="04160001" w:tentative="1">
      <w:start w:val="1"/>
      <w:numFmt w:val="bullet"/>
      <w:lvlText w:val=""/>
      <w:lvlJc w:val="left"/>
      <w:pPr>
        <w:ind w:left="4793" w:hanging="360"/>
      </w:pPr>
      <w:rPr>
        <w:rFonts w:ascii="Symbol" w:hAnsi="Symbol" w:hint="default"/>
      </w:rPr>
    </w:lvl>
    <w:lvl w:ilvl="7" w:tplc="04160003" w:tentative="1">
      <w:start w:val="1"/>
      <w:numFmt w:val="bullet"/>
      <w:lvlText w:val="o"/>
      <w:lvlJc w:val="left"/>
      <w:pPr>
        <w:ind w:left="5513" w:hanging="360"/>
      </w:pPr>
      <w:rPr>
        <w:rFonts w:ascii="Courier New" w:hAnsi="Courier New" w:cs="Courier New" w:hint="default"/>
      </w:rPr>
    </w:lvl>
    <w:lvl w:ilvl="8" w:tplc="04160005" w:tentative="1">
      <w:start w:val="1"/>
      <w:numFmt w:val="bullet"/>
      <w:lvlText w:val=""/>
      <w:lvlJc w:val="left"/>
      <w:pPr>
        <w:ind w:left="6233" w:hanging="360"/>
      </w:pPr>
      <w:rPr>
        <w:rFonts w:ascii="Wingdings" w:hAnsi="Wingdings" w:hint="default"/>
      </w:rPr>
    </w:lvl>
  </w:abstractNum>
  <w:abstractNum w:abstractNumId="17">
    <w:nsid w:val="1837204C"/>
    <w:multiLevelType w:val="multilevel"/>
    <w:tmpl w:val="8A182922"/>
    <w:lvl w:ilvl="0">
      <w:start w:val="1"/>
      <w:numFmt w:val="bullet"/>
      <w:lvlText w:val=""/>
      <w:lvlJc w:val="left"/>
      <w:pPr>
        <w:tabs>
          <w:tab w:val="num" w:pos="340"/>
        </w:tabs>
        <w:ind w:left="340" w:hanging="340"/>
      </w:pPr>
      <w:rPr>
        <w:rFonts w:ascii="Symbol" w:hAnsi="Symbol" w:hint="default"/>
        <w:sz w:val="24"/>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nsid w:val="1A1128BE"/>
    <w:multiLevelType w:val="hybridMultilevel"/>
    <w:tmpl w:val="140A2AC4"/>
    <w:lvl w:ilvl="0" w:tplc="75F002D6">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9">
    <w:nsid w:val="1C813198"/>
    <w:multiLevelType w:val="multilevel"/>
    <w:tmpl w:val="520857E2"/>
    <w:numStyleLink w:val="ListaItens"/>
  </w:abstractNum>
  <w:abstractNum w:abstractNumId="20">
    <w:nsid w:val="1CAA5501"/>
    <w:multiLevelType w:val="hybridMultilevel"/>
    <w:tmpl w:val="C5C49E16"/>
    <w:lvl w:ilvl="0" w:tplc="0416000F">
      <w:start w:val="1"/>
      <w:numFmt w:val="decimal"/>
      <w:lvlText w:val="%1."/>
      <w:lvlJc w:val="left"/>
      <w:pPr>
        <w:ind w:left="473" w:hanging="360"/>
      </w:pPr>
      <w:rPr>
        <w:rFonts w:hint="default"/>
      </w:rPr>
    </w:lvl>
    <w:lvl w:ilvl="1" w:tplc="04160003" w:tentative="1">
      <w:start w:val="1"/>
      <w:numFmt w:val="bullet"/>
      <w:lvlText w:val="o"/>
      <w:lvlJc w:val="left"/>
      <w:pPr>
        <w:ind w:left="1193" w:hanging="360"/>
      </w:pPr>
      <w:rPr>
        <w:rFonts w:ascii="Courier New" w:hAnsi="Courier New" w:cs="Arial" w:hint="default"/>
      </w:rPr>
    </w:lvl>
    <w:lvl w:ilvl="2" w:tplc="04160005" w:tentative="1">
      <w:start w:val="1"/>
      <w:numFmt w:val="bullet"/>
      <w:lvlText w:val=""/>
      <w:lvlJc w:val="left"/>
      <w:pPr>
        <w:ind w:left="1913" w:hanging="360"/>
      </w:pPr>
      <w:rPr>
        <w:rFonts w:ascii="Wingdings" w:hAnsi="Wingdings" w:hint="default"/>
      </w:rPr>
    </w:lvl>
    <w:lvl w:ilvl="3" w:tplc="04160001" w:tentative="1">
      <w:start w:val="1"/>
      <w:numFmt w:val="bullet"/>
      <w:lvlText w:val=""/>
      <w:lvlJc w:val="left"/>
      <w:pPr>
        <w:ind w:left="2633" w:hanging="360"/>
      </w:pPr>
      <w:rPr>
        <w:rFonts w:ascii="Symbol" w:hAnsi="Symbol" w:hint="default"/>
      </w:rPr>
    </w:lvl>
    <w:lvl w:ilvl="4" w:tplc="04160003" w:tentative="1">
      <w:start w:val="1"/>
      <w:numFmt w:val="bullet"/>
      <w:lvlText w:val="o"/>
      <w:lvlJc w:val="left"/>
      <w:pPr>
        <w:ind w:left="3353" w:hanging="360"/>
      </w:pPr>
      <w:rPr>
        <w:rFonts w:ascii="Courier New" w:hAnsi="Courier New" w:cs="Arial" w:hint="default"/>
      </w:rPr>
    </w:lvl>
    <w:lvl w:ilvl="5" w:tplc="04160005" w:tentative="1">
      <w:start w:val="1"/>
      <w:numFmt w:val="bullet"/>
      <w:lvlText w:val=""/>
      <w:lvlJc w:val="left"/>
      <w:pPr>
        <w:ind w:left="4073" w:hanging="360"/>
      </w:pPr>
      <w:rPr>
        <w:rFonts w:ascii="Wingdings" w:hAnsi="Wingdings" w:hint="default"/>
      </w:rPr>
    </w:lvl>
    <w:lvl w:ilvl="6" w:tplc="04160001" w:tentative="1">
      <w:start w:val="1"/>
      <w:numFmt w:val="bullet"/>
      <w:lvlText w:val=""/>
      <w:lvlJc w:val="left"/>
      <w:pPr>
        <w:ind w:left="4793" w:hanging="360"/>
      </w:pPr>
      <w:rPr>
        <w:rFonts w:ascii="Symbol" w:hAnsi="Symbol" w:hint="default"/>
      </w:rPr>
    </w:lvl>
    <w:lvl w:ilvl="7" w:tplc="04160003" w:tentative="1">
      <w:start w:val="1"/>
      <w:numFmt w:val="bullet"/>
      <w:lvlText w:val="o"/>
      <w:lvlJc w:val="left"/>
      <w:pPr>
        <w:ind w:left="5513" w:hanging="360"/>
      </w:pPr>
      <w:rPr>
        <w:rFonts w:ascii="Courier New" w:hAnsi="Courier New" w:cs="Arial" w:hint="default"/>
      </w:rPr>
    </w:lvl>
    <w:lvl w:ilvl="8" w:tplc="04160005" w:tentative="1">
      <w:start w:val="1"/>
      <w:numFmt w:val="bullet"/>
      <w:lvlText w:val=""/>
      <w:lvlJc w:val="left"/>
      <w:pPr>
        <w:ind w:left="6233" w:hanging="360"/>
      </w:pPr>
      <w:rPr>
        <w:rFonts w:ascii="Wingdings" w:hAnsi="Wingdings" w:hint="default"/>
      </w:rPr>
    </w:lvl>
  </w:abstractNum>
  <w:abstractNum w:abstractNumId="21">
    <w:nsid w:val="204C3E1E"/>
    <w:multiLevelType w:val="multilevel"/>
    <w:tmpl w:val="520857E2"/>
    <w:numStyleLink w:val="ListaItens"/>
  </w:abstractNum>
  <w:abstractNum w:abstractNumId="22">
    <w:nsid w:val="20DA7160"/>
    <w:multiLevelType w:val="hybridMultilevel"/>
    <w:tmpl w:val="7820C34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nsid w:val="22986517"/>
    <w:multiLevelType w:val="multilevel"/>
    <w:tmpl w:val="520857E2"/>
    <w:numStyleLink w:val="ListaItens"/>
  </w:abstractNum>
  <w:abstractNum w:abstractNumId="24">
    <w:nsid w:val="23275730"/>
    <w:multiLevelType w:val="multilevel"/>
    <w:tmpl w:val="520857E2"/>
    <w:numStyleLink w:val="ListaItens"/>
  </w:abstractNum>
  <w:abstractNum w:abstractNumId="25">
    <w:nsid w:val="2C4C14A3"/>
    <w:multiLevelType w:val="multilevel"/>
    <w:tmpl w:val="520857E2"/>
    <w:numStyleLink w:val="ListaItens"/>
  </w:abstractNum>
  <w:abstractNum w:abstractNumId="26">
    <w:nsid w:val="36121DEC"/>
    <w:multiLevelType w:val="hybridMultilevel"/>
    <w:tmpl w:val="1E448CCE"/>
    <w:lvl w:ilvl="0" w:tplc="4112CF04">
      <w:start w:val="1"/>
      <w:numFmt w:val="bullet"/>
      <w:lvlText w:val=""/>
      <w:lvlJc w:val="left"/>
      <w:pPr>
        <w:tabs>
          <w:tab w:val="num" w:pos="720"/>
        </w:tabs>
        <w:ind w:left="720" w:hanging="360"/>
      </w:pPr>
      <w:rPr>
        <w:rFonts w:ascii="Symbol" w:hAnsi="Symbol" w:hint="default"/>
      </w:rPr>
    </w:lvl>
    <w:lvl w:ilvl="1" w:tplc="5E7E8AA2">
      <w:start w:val="1"/>
      <w:numFmt w:val="bullet"/>
      <w:lvlText w:val=""/>
      <w:lvlJc w:val="left"/>
      <w:pPr>
        <w:tabs>
          <w:tab w:val="num" w:pos="1307"/>
        </w:tabs>
        <w:ind w:left="1307" w:hanging="227"/>
      </w:pPr>
      <w:rPr>
        <w:rFonts w:ascii="Symbol" w:hAnsi="Symbol" w:hint="default"/>
        <w:color w:val="auto"/>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7">
    <w:nsid w:val="42E7524A"/>
    <w:multiLevelType w:val="hybridMultilevel"/>
    <w:tmpl w:val="34D072A6"/>
    <w:lvl w:ilvl="0" w:tplc="411E86EC">
      <w:start w:val="1"/>
      <w:numFmt w:val="bullet"/>
      <w:lvlText w:val=""/>
      <w:lvlJc w:val="left"/>
      <w:pPr>
        <w:tabs>
          <w:tab w:val="num" w:pos="833"/>
        </w:tabs>
        <w:ind w:left="833" w:hanging="360"/>
      </w:pPr>
      <w:rPr>
        <w:rFonts w:ascii="Symbol" w:hAnsi="Symbol" w:hint="default"/>
      </w:rPr>
    </w:lvl>
    <w:lvl w:ilvl="1" w:tplc="04160003" w:tentative="1">
      <w:start w:val="1"/>
      <w:numFmt w:val="bullet"/>
      <w:lvlText w:val="o"/>
      <w:lvlJc w:val="left"/>
      <w:pPr>
        <w:tabs>
          <w:tab w:val="num" w:pos="1553"/>
        </w:tabs>
        <w:ind w:left="1553" w:hanging="360"/>
      </w:pPr>
      <w:rPr>
        <w:rFonts w:ascii="Courier New" w:hAnsi="Courier New" w:hint="default"/>
      </w:rPr>
    </w:lvl>
    <w:lvl w:ilvl="2" w:tplc="04160005" w:tentative="1">
      <w:start w:val="1"/>
      <w:numFmt w:val="bullet"/>
      <w:lvlText w:val=""/>
      <w:lvlJc w:val="left"/>
      <w:pPr>
        <w:tabs>
          <w:tab w:val="num" w:pos="2273"/>
        </w:tabs>
        <w:ind w:left="2273" w:hanging="360"/>
      </w:pPr>
      <w:rPr>
        <w:rFonts w:ascii="Wingdings" w:hAnsi="Wingdings" w:hint="default"/>
      </w:rPr>
    </w:lvl>
    <w:lvl w:ilvl="3" w:tplc="04160001" w:tentative="1">
      <w:start w:val="1"/>
      <w:numFmt w:val="bullet"/>
      <w:lvlText w:val=""/>
      <w:lvlJc w:val="left"/>
      <w:pPr>
        <w:tabs>
          <w:tab w:val="num" w:pos="2993"/>
        </w:tabs>
        <w:ind w:left="2993" w:hanging="360"/>
      </w:pPr>
      <w:rPr>
        <w:rFonts w:ascii="Symbol" w:hAnsi="Symbol" w:hint="default"/>
      </w:rPr>
    </w:lvl>
    <w:lvl w:ilvl="4" w:tplc="04160003" w:tentative="1">
      <w:start w:val="1"/>
      <w:numFmt w:val="bullet"/>
      <w:lvlText w:val="o"/>
      <w:lvlJc w:val="left"/>
      <w:pPr>
        <w:tabs>
          <w:tab w:val="num" w:pos="3713"/>
        </w:tabs>
        <w:ind w:left="3713" w:hanging="360"/>
      </w:pPr>
      <w:rPr>
        <w:rFonts w:ascii="Courier New" w:hAnsi="Courier New" w:hint="default"/>
      </w:rPr>
    </w:lvl>
    <w:lvl w:ilvl="5" w:tplc="04160005" w:tentative="1">
      <w:start w:val="1"/>
      <w:numFmt w:val="bullet"/>
      <w:lvlText w:val=""/>
      <w:lvlJc w:val="left"/>
      <w:pPr>
        <w:tabs>
          <w:tab w:val="num" w:pos="4433"/>
        </w:tabs>
        <w:ind w:left="4433" w:hanging="360"/>
      </w:pPr>
      <w:rPr>
        <w:rFonts w:ascii="Wingdings" w:hAnsi="Wingdings" w:hint="default"/>
      </w:rPr>
    </w:lvl>
    <w:lvl w:ilvl="6" w:tplc="04160001" w:tentative="1">
      <w:start w:val="1"/>
      <w:numFmt w:val="bullet"/>
      <w:lvlText w:val=""/>
      <w:lvlJc w:val="left"/>
      <w:pPr>
        <w:tabs>
          <w:tab w:val="num" w:pos="5153"/>
        </w:tabs>
        <w:ind w:left="5153" w:hanging="360"/>
      </w:pPr>
      <w:rPr>
        <w:rFonts w:ascii="Symbol" w:hAnsi="Symbol" w:hint="default"/>
      </w:rPr>
    </w:lvl>
    <w:lvl w:ilvl="7" w:tplc="04160003" w:tentative="1">
      <w:start w:val="1"/>
      <w:numFmt w:val="bullet"/>
      <w:lvlText w:val="o"/>
      <w:lvlJc w:val="left"/>
      <w:pPr>
        <w:tabs>
          <w:tab w:val="num" w:pos="5873"/>
        </w:tabs>
        <w:ind w:left="5873" w:hanging="360"/>
      </w:pPr>
      <w:rPr>
        <w:rFonts w:ascii="Courier New" w:hAnsi="Courier New" w:hint="default"/>
      </w:rPr>
    </w:lvl>
    <w:lvl w:ilvl="8" w:tplc="04160005" w:tentative="1">
      <w:start w:val="1"/>
      <w:numFmt w:val="bullet"/>
      <w:lvlText w:val=""/>
      <w:lvlJc w:val="left"/>
      <w:pPr>
        <w:tabs>
          <w:tab w:val="num" w:pos="6593"/>
        </w:tabs>
        <w:ind w:left="6593" w:hanging="360"/>
      </w:pPr>
      <w:rPr>
        <w:rFonts w:ascii="Wingdings" w:hAnsi="Wingdings" w:hint="default"/>
      </w:rPr>
    </w:lvl>
  </w:abstractNum>
  <w:abstractNum w:abstractNumId="28">
    <w:nsid w:val="47AE1D2E"/>
    <w:multiLevelType w:val="multilevel"/>
    <w:tmpl w:val="520857E2"/>
    <w:numStyleLink w:val="ListaItens"/>
  </w:abstractNum>
  <w:abstractNum w:abstractNumId="29">
    <w:nsid w:val="47E43009"/>
    <w:multiLevelType w:val="hybridMultilevel"/>
    <w:tmpl w:val="0114B352"/>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30">
    <w:nsid w:val="48273B9E"/>
    <w:multiLevelType w:val="hybridMultilevel"/>
    <w:tmpl w:val="05AAC324"/>
    <w:lvl w:ilvl="0" w:tplc="9A94AD8A">
      <w:start w:val="1"/>
      <w:numFmt w:val="decimal"/>
      <w:pStyle w:val="ListaNumerada"/>
      <w:lvlText w:val="%1."/>
      <w:lvlJc w:val="left"/>
      <w:pPr>
        <w:tabs>
          <w:tab w:val="num" w:pos="360"/>
        </w:tabs>
        <w:ind w:left="360" w:hanging="360"/>
      </w:pPr>
      <w:rPr>
        <w:rFonts w:hint="default"/>
        <w:b/>
        <w:i w:val="0"/>
      </w:r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31">
    <w:nsid w:val="4CF219A4"/>
    <w:multiLevelType w:val="hybridMultilevel"/>
    <w:tmpl w:val="A03468C0"/>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2">
    <w:nsid w:val="546F682F"/>
    <w:multiLevelType w:val="multilevel"/>
    <w:tmpl w:val="520857E2"/>
    <w:numStyleLink w:val="ListaItens"/>
  </w:abstractNum>
  <w:abstractNum w:abstractNumId="33">
    <w:nsid w:val="55113E39"/>
    <w:multiLevelType w:val="multilevel"/>
    <w:tmpl w:val="520857E2"/>
    <w:numStyleLink w:val="ListaItens"/>
  </w:abstractNum>
  <w:abstractNum w:abstractNumId="34">
    <w:nsid w:val="55F54D40"/>
    <w:multiLevelType w:val="multilevel"/>
    <w:tmpl w:val="520857E2"/>
    <w:numStyleLink w:val="ListaItens"/>
  </w:abstractNum>
  <w:abstractNum w:abstractNumId="35">
    <w:nsid w:val="5841060A"/>
    <w:multiLevelType w:val="hybridMultilevel"/>
    <w:tmpl w:val="CFFA5914"/>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36">
    <w:nsid w:val="64A54E95"/>
    <w:multiLevelType w:val="multilevel"/>
    <w:tmpl w:val="520857E2"/>
    <w:numStyleLink w:val="ListaItens"/>
  </w:abstractNum>
  <w:abstractNum w:abstractNumId="37">
    <w:nsid w:val="664D644C"/>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nsid w:val="726965A1"/>
    <w:multiLevelType w:val="multilevel"/>
    <w:tmpl w:val="520857E2"/>
    <w:numStyleLink w:val="ListaItens"/>
  </w:abstractNum>
  <w:abstractNum w:abstractNumId="39">
    <w:nsid w:val="75BA3AE2"/>
    <w:multiLevelType w:val="multilevel"/>
    <w:tmpl w:val="520857E2"/>
    <w:numStyleLink w:val="ListaItens"/>
  </w:abstractNum>
  <w:abstractNum w:abstractNumId="40">
    <w:nsid w:val="78180CE8"/>
    <w:multiLevelType w:val="multilevel"/>
    <w:tmpl w:val="520857E2"/>
    <w:numStyleLink w:val="ListaItens"/>
  </w:abstractNum>
  <w:abstractNum w:abstractNumId="41">
    <w:nsid w:val="7AF2653F"/>
    <w:multiLevelType w:val="multilevel"/>
    <w:tmpl w:val="520857E2"/>
    <w:numStyleLink w:val="ListaItens"/>
  </w:abstractNum>
  <w:num w:numId="1">
    <w:abstractNumId w:val="11"/>
  </w:num>
  <w:num w:numId="2">
    <w:abstractNumId w:val="13"/>
  </w:num>
  <w:num w:numId="3">
    <w:abstractNumId w:val="15"/>
  </w:num>
  <w:num w:numId="4">
    <w:abstractNumId w:val="10"/>
    <w:lvlOverride w:ilvl="0">
      <w:lvl w:ilvl="0">
        <w:start w:val="1"/>
        <w:numFmt w:val="bullet"/>
        <w:lvlText w:val="·"/>
        <w:legacy w:legacy="1" w:legacySpace="0" w:legacyIndent="480"/>
        <w:lvlJc w:val="left"/>
        <w:rPr>
          <w:rFonts w:ascii="Symbol" w:hAnsi="Symbol" w:hint="default"/>
        </w:rPr>
      </w:lvl>
    </w:lvlOverride>
  </w:num>
  <w:num w:numId="5">
    <w:abstractNumId w:val="18"/>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27"/>
  </w:num>
  <w:num w:numId="17">
    <w:abstractNumId w:val="31"/>
  </w:num>
  <w:num w:numId="18">
    <w:abstractNumId w:val="35"/>
  </w:num>
  <w:num w:numId="19">
    <w:abstractNumId w:val="26"/>
  </w:num>
  <w:num w:numId="20">
    <w:abstractNumId w:val="22"/>
  </w:num>
  <w:num w:numId="21">
    <w:abstractNumId w:val="29"/>
  </w:num>
  <w:num w:numId="22">
    <w:abstractNumId w:val="37"/>
  </w:num>
  <w:num w:numId="23">
    <w:abstractNumId w:val="12"/>
  </w:num>
  <w:num w:numId="24">
    <w:abstractNumId w:val="39"/>
  </w:num>
  <w:num w:numId="25">
    <w:abstractNumId w:val="23"/>
  </w:num>
  <w:num w:numId="26">
    <w:abstractNumId w:val="41"/>
  </w:num>
  <w:num w:numId="27">
    <w:abstractNumId w:val="36"/>
  </w:num>
  <w:num w:numId="28">
    <w:abstractNumId w:val="38"/>
  </w:num>
  <w:num w:numId="29">
    <w:abstractNumId w:val="24"/>
  </w:num>
  <w:num w:numId="30">
    <w:abstractNumId w:val="14"/>
  </w:num>
  <w:num w:numId="31">
    <w:abstractNumId w:val="40"/>
  </w:num>
  <w:num w:numId="32">
    <w:abstractNumId w:val="32"/>
  </w:num>
  <w:num w:numId="33">
    <w:abstractNumId w:val="25"/>
  </w:num>
  <w:num w:numId="34">
    <w:abstractNumId w:val="34"/>
  </w:num>
  <w:num w:numId="35">
    <w:abstractNumId w:val="28"/>
  </w:num>
  <w:num w:numId="36">
    <w:abstractNumId w:val="21"/>
  </w:num>
  <w:num w:numId="37">
    <w:abstractNumId w:val="33"/>
  </w:num>
  <w:num w:numId="38">
    <w:abstractNumId w:val="19"/>
  </w:num>
  <w:num w:numId="39">
    <w:abstractNumId w:val="17"/>
  </w:num>
  <w:num w:numId="40">
    <w:abstractNumId w:val="30"/>
  </w:num>
  <w:num w:numId="41">
    <w:abstractNumId w:val="20"/>
  </w:num>
  <w:num w:numId="42">
    <w:abstractNumId w:val="10"/>
    <w:lvlOverride w:ilvl="0">
      <w:lvl w:ilvl="0">
        <w:start w:val="1"/>
        <w:numFmt w:val="bullet"/>
        <w:lvlText w:val="·"/>
        <w:legacy w:legacy="1" w:legacySpace="0" w:legacyIndent="480"/>
        <w:lvlJc w:val="left"/>
        <w:rPr>
          <w:rFonts w:ascii="Symbol" w:hAnsi="Symbol" w:hint="default"/>
        </w:rPr>
      </w:lvl>
    </w:lvlOverride>
  </w:num>
  <w:num w:numId="43">
    <w:abstractNumId w:val="10"/>
    <w:lvlOverride w:ilvl="0">
      <w:lvl w:ilvl="0">
        <w:start w:val="1"/>
        <w:numFmt w:val="bullet"/>
        <w:lvlText w:val="·"/>
        <w:legacy w:legacy="1" w:legacySpace="0" w:legacyIndent="480"/>
        <w:lvlJc w:val="left"/>
        <w:rPr>
          <w:rFonts w:ascii="Symbol" w:hAnsi="Symbol" w:hint="default"/>
        </w:rPr>
      </w:lvl>
    </w:lvlOverride>
  </w:num>
  <w:num w:numId="44">
    <w:abstractNumId w:val="10"/>
    <w:lvlOverride w:ilvl="0">
      <w:lvl w:ilvl="0">
        <w:start w:val="1"/>
        <w:numFmt w:val="bullet"/>
        <w:lvlText w:val="·"/>
        <w:legacy w:legacy="1" w:legacySpace="0" w:legacyIndent="480"/>
        <w:lvlJc w:val="left"/>
        <w:rPr>
          <w:rFonts w:ascii="Symbol" w:hAnsi="Symbol" w:hint="default"/>
        </w:rPr>
      </w:lvl>
    </w:lvlOverride>
  </w:num>
  <w:num w:numId="45">
    <w:abstractNumId w:val="16"/>
  </w:num>
  <w:num w:numId="46">
    <w:abstractNumId w:val="10"/>
    <w:lvlOverride w:ilvl="0">
      <w:lvl w:ilvl="0">
        <w:start w:val="1"/>
        <w:numFmt w:val="bullet"/>
        <w:lvlText w:val="·"/>
        <w:legacy w:legacy="1" w:legacySpace="0" w:legacyIndent="480"/>
        <w:lvlJc w:val="left"/>
        <w:rPr>
          <w:rFonts w:ascii="Symbol" w:hAnsi="Symbol" w:hint="default"/>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linkStyles/>
  <w:doNotTrackMoves/>
  <w:defaultTabStop w:val="720"/>
  <w:hyphenationZone w:val="425"/>
  <w:noPunctuationKerning/>
  <w:characterSpacingControl w:val="doNotCompress"/>
  <w:footnotePr>
    <w:footnote w:id="-1"/>
    <w:footnote w:id="0"/>
  </w:footnotePr>
  <w:endnotePr>
    <w:endnote w:id="-1"/>
    <w:endnote w:id="0"/>
  </w:endnotePr>
  <w:compat/>
  <w:rsids>
    <w:rsidRoot w:val="00A77B3E"/>
    <w:rsid w:val="00012E5B"/>
    <w:rsid w:val="00013786"/>
    <w:rsid w:val="000172F0"/>
    <w:rsid w:val="00022A4A"/>
    <w:rsid w:val="000249D4"/>
    <w:rsid w:val="000325E8"/>
    <w:rsid w:val="00035EC3"/>
    <w:rsid w:val="000629C1"/>
    <w:rsid w:val="0008170A"/>
    <w:rsid w:val="00082E78"/>
    <w:rsid w:val="000878B8"/>
    <w:rsid w:val="000A13C0"/>
    <w:rsid w:val="000A4075"/>
    <w:rsid w:val="000A47E5"/>
    <w:rsid w:val="000B470A"/>
    <w:rsid w:val="000B4DD7"/>
    <w:rsid w:val="000D7327"/>
    <w:rsid w:val="000E0067"/>
    <w:rsid w:val="000E553B"/>
    <w:rsid w:val="000F15D8"/>
    <w:rsid w:val="000F79C6"/>
    <w:rsid w:val="001026A9"/>
    <w:rsid w:val="00102C61"/>
    <w:rsid w:val="00114B69"/>
    <w:rsid w:val="00125BBD"/>
    <w:rsid w:val="001314A7"/>
    <w:rsid w:val="00140B47"/>
    <w:rsid w:val="0014131D"/>
    <w:rsid w:val="00196326"/>
    <w:rsid w:val="001A1339"/>
    <w:rsid w:val="001A2AA7"/>
    <w:rsid w:val="001A4AB6"/>
    <w:rsid w:val="001A6479"/>
    <w:rsid w:val="001A72A0"/>
    <w:rsid w:val="001C09B2"/>
    <w:rsid w:val="001C218F"/>
    <w:rsid w:val="001C347F"/>
    <w:rsid w:val="001D5343"/>
    <w:rsid w:val="001F2D83"/>
    <w:rsid w:val="001F3243"/>
    <w:rsid w:val="00205F53"/>
    <w:rsid w:val="00213474"/>
    <w:rsid w:val="002405C4"/>
    <w:rsid w:val="00244012"/>
    <w:rsid w:val="00250ACA"/>
    <w:rsid w:val="00253D38"/>
    <w:rsid w:val="0025428F"/>
    <w:rsid w:val="00272142"/>
    <w:rsid w:val="002820E4"/>
    <w:rsid w:val="002976DE"/>
    <w:rsid w:val="002A4DAB"/>
    <w:rsid w:val="002B1882"/>
    <w:rsid w:val="002B752E"/>
    <w:rsid w:val="002B7FBE"/>
    <w:rsid w:val="002D6F05"/>
    <w:rsid w:val="002E0196"/>
    <w:rsid w:val="002E7B06"/>
    <w:rsid w:val="003070DD"/>
    <w:rsid w:val="003074C0"/>
    <w:rsid w:val="0031108B"/>
    <w:rsid w:val="00322527"/>
    <w:rsid w:val="00324A8B"/>
    <w:rsid w:val="00341CCD"/>
    <w:rsid w:val="003445B6"/>
    <w:rsid w:val="0037173E"/>
    <w:rsid w:val="003733DF"/>
    <w:rsid w:val="003901FA"/>
    <w:rsid w:val="0039061E"/>
    <w:rsid w:val="003927D2"/>
    <w:rsid w:val="003937D6"/>
    <w:rsid w:val="003941BC"/>
    <w:rsid w:val="003A7BD5"/>
    <w:rsid w:val="003B2C98"/>
    <w:rsid w:val="003C2981"/>
    <w:rsid w:val="003C78DD"/>
    <w:rsid w:val="003E1F37"/>
    <w:rsid w:val="0041320B"/>
    <w:rsid w:val="00414FED"/>
    <w:rsid w:val="004200FF"/>
    <w:rsid w:val="00420523"/>
    <w:rsid w:val="004213C5"/>
    <w:rsid w:val="00421D71"/>
    <w:rsid w:val="004237DB"/>
    <w:rsid w:val="0043596B"/>
    <w:rsid w:val="004371D9"/>
    <w:rsid w:val="00437C1E"/>
    <w:rsid w:val="004412CA"/>
    <w:rsid w:val="00446B89"/>
    <w:rsid w:val="004575C9"/>
    <w:rsid w:val="00473255"/>
    <w:rsid w:val="004819CD"/>
    <w:rsid w:val="004827BD"/>
    <w:rsid w:val="004900E0"/>
    <w:rsid w:val="004A3A56"/>
    <w:rsid w:val="004B1F39"/>
    <w:rsid w:val="004C5760"/>
    <w:rsid w:val="004C67A4"/>
    <w:rsid w:val="004D33A0"/>
    <w:rsid w:val="004D4CFB"/>
    <w:rsid w:val="00501E0B"/>
    <w:rsid w:val="00514B85"/>
    <w:rsid w:val="005157E9"/>
    <w:rsid w:val="005209C3"/>
    <w:rsid w:val="00521B12"/>
    <w:rsid w:val="00527ACD"/>
    <w:rsid w:val="00535278"/>
    <w:rsid w:val="0053765E"/>
    <w:rsid w:val="00563A9A"/>
    <w:rsid w:val="00582E59"/>
    <w:rsid w:val="005A344F"/>
    <w:rsid w:val="005B56A4"/>
    <w:rsid w:val="005E0105"/>
    <w:rsid w:val="005E51DA"/>
    <w:rsid w:val="005E631C"/>
    <w:rsid w:val="005F2654"/>
    <w:rsid w:val="005F4191"/>
    <w:rsid w:val="005F5D93"/>
    <w:rsid w:val="00604ED3"/>
    <w:rsid w:val="00613392"/>
    <w:rsid w:val="00630CBF"/>
    <w:rsid w:val="00632E2D"/>
    <w:rsid w:val="00635A7F"/>
    <w:rsid w:val="00636BD3"/>
    <w:rsid w:val="006377AA"/>
    <w:rsid w:val="006524B8"/>
    <w:rsid w:val="00672E61"/>
    <w:rsid w:val="00685A41"/>
    <w:rsid w:val="00687DFD"/>
    <w:rsid w:val="00690A5A"/>
    <w:rsid w:val="006A722A"/>
    <w:rsid w:val="006B29BC"/>
    <w:rsid w:val="006B3064"/>
    <w:rsid w:val="006B3503"/>
    <w:rsid w:val="006B4A03"/>
    <w:rsid w:val="006D48A6"/>
    <w:rsid w:val="006D5B32"/>
    <w:rsid w:val="006E7339"/>
    <w:rsid w:val="006E7DC9"/>
    <w:rsid w:val="00702DB9"/>
    <w:rsid w:val="007032D4"/>
    <w:rsid w:val="00710815"/>
    <w:rsid w:val="00711B96"/>
    <w:rsid w:val="00711EBA"/>
    <w:rsid w:val="00737E1D"/>
    <w:rsid w:val="00750C4F"/>
    <w:rsid w:val="007516A5"/>
    <w:rsid w:val="00774558"/>
    <w:rsid w:val="007813C6"/>
    <w:rsid w:val="00785ED6"/>
    <w:rsid w:val="00793910"/>
    <w:rsid w:val="007A5A02"/>
    <w:rsid w:val="007B54F4"/>
    <w:rsid w:val="007C0D94"/>
    <w:rsid w:val="007C2007"/>
    <w:rsid w:val="007C2B37"/>
    <w:rsid w:val="007C7795"/>
    <w:rsid w:val="007D0F1E"/>
    <w:rsid w:val="007E7BC4"/>
    <w:rsid w:val="007F40CA"/>
    <w:rsid w:val="008005C7"/>
    <w:rsid w:val="00803886"/>
    <w:rsid w:val="00826C75"/>
    <w:rsid w:val="008400F6"/>
    <w:rsid w:val="0084099A"/>
    <w:rsid w:val="00846B93"/>
    <w:rsid w:val="00851B0B"/>
    <w:rsid w:val="008543F6"/>
    <w:rsid w:val="00860F02"/>
    <w:rsid w:val="0086609E"/>
    <w:rsid w:val="00877A91"/>
    <w:rsid w:val="008A47BD"/>
    <w:rsid w:val="008B008D"/>
    <w:rsid w:val="008B0282"/>
    <w:rsid w:val="008B2FBB"/>
    <w:rsid w:val="008C1293"/>
    <w:rsid w:val="008D3CB0"/>
    <w:rsid w:val="008D72DC"/>
    <w:rsid w:val="008E6C85"/>
    <w:rsid w:val="00903281"/>
    <w:rsid w:val="00906297"/>
    <w:rsid w:val="00925E88"/>
    <w:rsid w:val="00932A50"/>
    <w:rsid w:val="00936873"/>
    <w:rsid w:val="00944233"/>
    <w:rsid w:val="009468A8"/>
    <w:rsid w:val="00954EE1"/>
    <w:rsid w:val="00962184"/>
    <w:rsid w:val="009720CD"/>
    <w:rsid w:val="00984AE3"/>
    <w:rsid w:val="009B0828"/>
    <w:rsid w:val="009B1902"/>
    <w:rsid w:val="009B1F2D"/>
    <w:rsid w:val="009C5071"/>
    <w:rsid w:val="009E549A"/>
    <w:rsid w:val="009E706E"/>
    <w:rsid w:val="009F6D9F"/>
    <w:rsid w:val="00A07E6F"/>
    <w:rsid w:val="00A11799"/>
    <w:rsid w:val="00A3649E"/>
    <w:rsid w:val="00A377E8"/>
    <w:rsid w:val="00A37DD3"/>
    <w:rsid w:val="00A71560"/>
    <w:rsid w:val="00A77B3E"/>
    <w:rsid w:val="00A823E2"/>
    <w:rsid w:val="00A83AD8"/>
    <w:rsid w:val="00A852BD"/>
    <w:rsid w:val="00A900D0"/>
    <w:rsid w:val="00A95A2A"/>
    <w:rsid w:val="00AB476A"/>
    <w:rsid w:val="00AB5E90"/>
    <w:rsid w:val="00AC6795"/>
    <w:rsid w:val="00AE673A"/>
    <w:rsid w:val="00AE7A51"/>
    <w:rsid w:val="00AF6452"/>
    <w:rsid w:val="00AF6641"/>
    <w:rsid w:val="00B06874"/>
    <w:rsid w:val="00B11F43"/>
    <w:rsid w:val="00B23739"/>
    <w:rsid w:val="00B23CA1"/>
    <w:rsid w:val="00B26F66"/>
    <w:rsid w:val="00B4025B"/>
    <w:rsid w:val="00B41EB0"/>
    <w:rsid w:val="00B4230B"/>
    <w:rsid w:val="00B46A4B"/>
    <w:rsid w:val="00B5377B"/>
    <w:rsid w:val="00B539DD"/>
    <w:rsid w:val="00B60FD8"/>
    <w:rsid w:val="00B71910"/>
    <w:rsid w:val="00B76AF1"/>
    <w:rsid w:val="00B86B36"/>
    <w:rsid w:val="00B90291"/>
    <w:rsid w:val="00BA5567"/>
    <w:rsid w:val="00BB3710"/>
    <w:rsid w:val="00BB7E3C"/>
    <w:rsid w:val="00BD0F43"/>
    <w:rsid w:val="00BE6510"/>
    <w:rsid w:val="00C22C40"/>
    <w:rsid w:val="00C304E3"/>
    <w:rsid w:val="00C37BBE"/>
    <w:rsid w:val="00C41407"/>
    <w:rsid w:val="00C43F17"/>
    <w:rsid w:val="00C55B60"/>
    <w:rsid w:val="00C5663E"/>
    <w:rsid w:val="00C62E53"/>
    <w:rsid w:val="00C63FF8"/>
    <w:rsid w:val="00C800F3"/>
    <w:rsid w:val="00C91F0B"/>
    <w:rsid w:val="00C94784"/>
    <w:rsid w:val="00C96903"/>
    <w:rsid w:val="00CB07B1"/>
    <w:rsid w:val="00CB2ACC"/>
    <w:rsid w:val="00CC36F8"/>
    <w:rsid w:val="00CD4472"/>
    <w:rsid w:val="00D02D5F"/>
    <w:rsid w:val="00D0481B"/>
    <w:rsid w:val="00D06D2D"/>
    <w:rsid w:val="00D11F43"/>
    <w:rsid w:val="00D31CCE"/>
    <w:rsid w:val="00D32E12"/>
    <w:rsid w:val="00D40666"/>
    <w:rsid w:val="00D4160B"/>
    <w:rsid w:val="00D45384"/>
    <w:rsid w:val="00D46455"/>
    <w:rsid w:val="00D53D96"/>
    <w:rsid w:val="00D93E1C"/>
    <w:rsid w:val="00D95D5F"/>
    <w:rsid w:val="00DB62C6"/>
    <w:rsid w:val="00DB704B"/>
    <w:rsid w:val="00DC261E"/>
    <w:rsid w:val="00DC301F"/>
    <w:rsid w:val="00DC343E"/>
    <w:rsid w:val="00DE11A0"/>
    <w:rsid w:val="00DE3733"/>
    <w:rsid w:val="00DE6105"/>
    <w:rsid w:val="00DF066B"/>
    <w:rsid w:val="00E01E0A"/>
    <w:rsid w:val="00E03100"/>
    <w:rsid w:val="00E1257B"/>
    <w:rsid w:val="00E1268F"/>
    <w:rsid w:val="00E248EC"/>
    <w:rsid w:val="00E5373D"/>
    <w:rsid w:val="00E62EA4"/>
    <w:rsid w:val="00E65187"/>
    <w:rsid w:val="00E66170"/>
    <w:rsid w:val="00E67438"/>
    <w:rsid w:val="00E73F9F"/>
    <w:rsid w:val="00E85A05"/>
    <w:rsid w:val="00E92A1B"/>
    <w:rsid w:val="00EA119C"/>
    <w:rsid w:val="00EB00D9"/>
    <w:rsid w:val="00EB33DE"/>
    <w:rsid w:val="00EB61AE"/>
    <w:rsid w:val="00ED1C1F"/>
    <w:rsid w:val="00ED3591"/>
    <w:rsid w:val="00ED3E71"/>
    <w:rsid w:val="00EE07A8"/>
    <w:rsid w:val="00EE40F4"/>
    <w:rsid w:val="00EF0FA9"/>
    <w:rsid w:val="00EF5BD7"/>
    <w:rsid w:val="00F208BE"/>
    <w:rsid w:val="00F240A9"/>
    <w:rsid w:val="00F3567C"/>
    <w:rsid w:val="00F37C26"/>
    <w:rsid w:val="00F37E6C"/>
    <w:rsid w:val="00F446CB"/>
    <w:rsid w:val="00F45549"/>
    <w:rsid w:val="00F53887"/>
    <w:rsid w:val="00F5536F"/>
    <w:rsid w:val="00F565DA"/>
    <w:rsid w:val="00F56E07"/>
    <w:rsid w:val="00F81B8E"/>
    <w:rsid w:val="00F91D6B"/>
    <w:rsid w:val="00FA618A"/>
    <w:rsid w:val="00FB5642"/>
    <w:rsid w:val="00FC4E85"/>
    <w:rsid w:val="00FC685B"/>
    <w:rsid w:val="00FD14BF"/>
    <w:rsid w:val="00FD21BA"/>
    <w:rsid w:val="00FF0563"/>
    <w:rsid w:val="00FF3D60"/>
  </w:rsids>
  <m:mathPr>
    <m:mathFont m:val="Arial Narrow"/>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Strong" w:uiPriority="22"/>
    <w:lsdException w:name="HTML Preformatted" w:uiPriority="9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41EB0"/>
    <w:pPr>
      <w:ind w:firstLine="113"/>
      <w:jc w:val="both"/>
    </w:pPr>
    <w:rPr>
      <w:lang w:val="pt-BR" w:eastAsia="pt-BR"/>
    </w:rPr>
  </w:style>
  <w:style w:type="paragraph" w:styleId="Heading1">
    <w:name w:val="heading 1"/>
    <w:basedOn w:val="Normal"/>
    <w:next w:val="Normal"/>
    <w:qFormat/>
    <w:rsid w:val="00B41EB0"/>
    <w:pPr>
      <w:keepNext/>
      <w:spacing w:before="240" w:after="60"/>
      <w:outlineLvl w:val="0"/>
    </w:pPr>
    <w:rPr>
      <w:rFonts w:ascii="Arial" w:hAnsi="Arial" w:cs="Arial"/>
      <w:b/>
      <w:bCs/>
      <w:kern w:val="32"/>
      <w:sz w:val="40"/>
      <w:szCs w:val="32"/>
    </w:rPr>
  </w:style>
  <w:style w:type="paragraph" w:styleId="Heading2">
    <w:name w:val="heading 2"/>
    <w:basedOn w:val="Normal"/>
    <w:next w:val="Normal"/>
    <w:qFormat/>
    <w:rsid w:val="00B41EB0"/>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B41EB0"/>
    <w:pPr>
      <w:keepNext/>
      <w:spacing w:before="240" w:after="60"/>
      <w:outlineLvl w:val="2"/>
    </w:pPr>
    <w:rPr>
      <w:rFonts w:ascii="Arial" w:hAnsi="Arial" w:cs="Arial"/>
      <w:b/>
      <w:bCs/>
      <w:sz w:val="26"/>
      <w:szCs w:val="26"/>
    </w:rPr>
  </w:style>
  <w:style w:type="paragraph" w:styleId="Heading4">
    <w:name w:val="heading 4"/>
    <w:basedOn w:val="Normal"/>
    <w:next w:val="Normal"/>
    <w:qFormat/>
    <w:rsid w:val="00EF7B96"/>
    <w:pPr>
      <w:spacing w:before="240" w:after="40"/>
      <w:outlineLvl w:val="3"/>
    </w:pPr>
    <w:rPr>
      <w:b/>
      <w:bCs/>
    </w:rPr>
  </w:style>
  <w:style w:type="paragraph" w:styleId="Heading5">
    <w:name w:val="heading 5"/>
    <w:basedOn w:val="Normal"/>
    <w:next w:val="Normal"/>
    <w:qFormat/>
    <w:rsid w:val="00EF7B96"/>
    <w:pPr>
      <w:spacing w:before="220" w:after="40"/>
      <w:outlineLvl w:val="4"/>
    </w:pPr>
    <w:rPr>
      <w:b/>
      <w:bCs/>
    </w:rPr>
  </w:style>
  <w:style w:type="paragraph" w:styleId="Heading6">
    <w:name w:val="heading 6"/>
    <w:basedOn w:val="Normal"/>
    <w:next w:val="Normal"/>
    <w:qFormat/>
    <w:rsid w:val="00EF7B96"/>
    <w:pPr>
      <w:spacing w:before="200" w:after="40"/>
      <w:outlineLvl w:val="5"/>
    </w:pPr>
    <w:rPr>
      <w:b/>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link w:val="HeaderChar"/>
    <w:rsid w:val="0039061E"/>
    <w:pPr>
      <w:tabs>
        <w:tab w:val="center" w:pos="4320"/>
        <w:tab w:val="right" w:pos="8640"/>
      </w:tabs>
    </w:pPr>
  </w:style>
  <w:style w:type="character" w:customStyle="1" w:styleId="HeaderChar">
    <w:name w:val="Header Char"/>
    <w:basedOn w:val="DefaultParagraphFont"/>
    <w:link w:val="Header"/>
    <w:rsid w:val="0039061E"/>
    <w:rPr>
      <w:rFonts w:ascii="Arial" w:eastAsia="Arial" w:hAnsi="Arial" w:cs="Arial"/>
      <w:color w:val="000000"/>
      <w:sz w:val="22"/>
      <w:szCs w:val="22"/>
    </w:rPr>
  </w:style>
  <w:style w:type="paragraph" w:styleId="Footer">
    <w:name w:val="footer"/>
    <w:basedOn w:val="Normal"/>
    <w:link w:val="FooterChar"/>
    <w:rsid w:val="0039061E"/>
    <w:pPr>
      <w:tabs>
        <w:tab w:val="center" w:pos="4320"/>
        <w:tab w:val="right" w:pos="8640"/>
      </w:tabs>
    </w:pPr>
  </w:style>
  <w:style w:type="character" w:customStyle="1" w:styleId="FooterChar">
    <w:name w:val="Footer Char"/>
    <w:basedOn w:val="DefaultParagraphFont"/>
    <w:link w:val="Footer"/>
    <w:rsid w:val="0039061E"/>
    <w:rPr>
      <w:rFonts w:ascii="Arial" w:eastAsia="Arial" w:hAnsi="Arial" w:cs="Arial"/>
      <w:color w:val="000000"/>
      <w:sz w:val="22"/>
      <w:szCs w:val="22"/>
    </w:rPr>
  </w:style>
  <w:style w:type="paragraph" w:styleId="BalloonText">
    <w:name w:val="Balloon Text"/>
    <w:basedOn w:val="Normal"/>
    <w:link w:val="BalloonTextChar"/>
    <w:rsid w:val="00D93E1C"/>
    <w:rPr>
      <w:rFonts w:ascii="Tahoma" w:hAnsi="Tahoma" w:cs="Tahoma"/>
      <w:sz w:val="16"/>
      <w:szCs w:val="16"/>
    </w:rPr>
  </w:style>
  <w:style w:type="character" w:customStyle="1" w:styleId="BalloonTextChar">
    <w:name w:val="Balloon Text Char"/>
    <w:basedOn w:val="DefaultParagraphFont"/>
    <w:link w:val="BalloonText"/>
    <w:rsid w:val="00D93E1C"/>
    <w:rPr>
      <w:rFonts w:ascii="Tahoma" w:eastAsia="Arial" w:hAnsi="Tahoma" w:cs="Tahoma"/>
      <w:color w:val="000000"/>
      <w:sz w:val="16"/>
      <w:szCs w:val="16"/>
    </w:rPr>
  </w:style>
  <w:style w:type="paragraph" w:customStyle="1" w:styleId="FiguraLegenda">
    <w:name w:val="FiguraLegenda"/>
    <w:basedOn w:val="Normal"/>
    <w:rsid w:val="00B41EB0"/>
    <w:pPr>
      <w:spacing w:after="240"/>
      <w:outlineLvl w:val="2"/>
    </w:pPr>
    <w:rPr>
      <w:rFonts w:ascii="Arial" w:hAnsi="Arial" w:cs="Arial"/>
      <w:sz w:val="20"/>
    </w:rPr>
  </w:style>
  <w:style w:type="paragraph" w:customStyle="1" w:styleId="TituloPrincipal">
    <w:name w:val="TituloPrincipal"/>
    <w:basedOn w:val="Normal"/>
    <w:rsid w:val="00B41EB0"/>
    <w:pPr>
      <w:ind w:firstLine="0"/>
      <w:outlineLvl w:val="0"/>
    </w:pPr>
    <w:rPr>
      <w:rFonts w:ascii="Arial" w:hAnsi="Arial" w:cs="Arial"/>
      <w:b/>
      <w:sz w:val="56"/>
      <w:szCs w:val="56"/>
    </w:rPr>
  </w:style>
  <w:style w:type="paragraph" w:customStyle="1" w:styleId="QuadroNormal">
    <w:name w:val="QuadroNormal"/>
    <w:basedOn w:val="Normal"/>
    <w:rsid w:val="00B41EB0"/>
    <w:rPr>
      <w:rFonts w:ascii="Arial" w:hAnsi="Arial" w:cs="Arial"/>
    </w:rPr>
  </w:style>
  <w:style w:type="paragraph" w:customStyle="1" w:styleId="Autor">
    <w:name w:val="Autor"/>
    <w:next w:val="Normal"/>
    <w:rsid w:val="00B41EB0"/>
    <w:pPr>
      <w:spacing w:after="120"/>
    </w:pPr>
    <w:rPr>
      <w:rFonts w:cs="Arial"/>
      <w:bCs/>
      <w:smallCaps/>
      <w:lang w:val="pt-BR" w:eastAsia="pt-BR"/>
    </w:rPr>
  </w:style>
  <w:style w:type="paragraph" w:customStyle="1" w:styleId="QuadroIntertitulo">
    <w:name w:val="QuadroIntertitulo"/>
    <w:basedOn w:val="Intertitulo"/>
    <w:rsid w:val="00B41EB0"/>
    <w:pPr>
      <w:outlineLvl w:val="1"/>
    </w:pPr>
  </w:style>
  <w:style w:type="paragraph" w:customStyle="1" w:styleId="StyleTituloPrincipalLeft">
    <w:name w:val="Style TituloPrincipal + Left"/>
    <w:basedOn w:val="TituloPrincipal"/>
    <w:rsid w:val="00B41EB0"/>
    <w:pPr>
      <w:suppressAutoHyphens/>
      <w:jc w:val="left"/>
    </w:pPr>
    <w:rPr>
      <w:rFonts w:cs="Times New Roman"/>
      <w:bCs/>
      <w:szCs w:val="20"/>
      <w:lang w:eastAsia="ar-SA"/>
    </w:rPr>
  </w:style>
  <w:style w:type="paragraph" w:customStyle="1" w:styleId="Intro">
    <w:name w:val="Intro"/>
    <w:rsid w:val="00B41EB0"/>
    <w:pPr>
      <w:spacing w:after="240"/>
    </w:pPr>
    <w:rPr>
      <w:rFonts w:ascii="Arial" w:hAnsi="Arial" w:cs="Arial"/>
      <w:b/>
      <w:bCs/>
      <w:lang w:val="pt-BR" w:eastAsia="pt-BR"/>
    </w:rPr>
  </w:style>
  <w:style w:type="paragraph" w:customStyle="1" w:styleId="QuadroTitulo">
    <w:name w:val="QuadroTitulo"/>
    <w:rsid w:val="00B41EB0"/>
    <w:pPr>
      <w:shd w:val="clear" w:color="auto" w:fill="000000"/>
      <w:suppressAutoHyphens/>
      <w:outlineLvl w:val="0"/>
    </w:pPr>
    <w:rPr>
      <w:rFonts w:ascii="Arial Narrow" w:hAnsi="Arial Narrow" w:cs="Arial"/>
      <w:b/>
      <w:bCs/>
      <w:sz w:val="28"/>
      <w:lang w:val="pt-BR" w:eastAsia="ar-SA"/>
    </w:rPr>
  </w:style>
  <w:style w:type="paragraph" w:customStyle="1" w:styleId="LinkDescricao">
    <w:name w:val="LinkDescricao"/>
    <w:rsid w:val="00B41EB0"/>
    <w:rPr>
      <w:sz w:val="20"/>
      <w:szCs w:val="20"/>
      <w:lang w:eastAsia="pt-BR"/>
    </w:rPr>
  </w:style>
  <w:style w:type="paragraph" w:customStyle="1" w:styleId="Olho">
    <w:name w:val="Olho"/>
    <w:basedOn w:val="Normal"/>
    <w:rsid w:val="00B41EB0"/>
    <w:pPr>
      <w:spacing w:before="240" w:after="240"/>
    </w:pPr>
    <w:rPr>
      <w:rFonts w:ascii="Arial Narrow" w:hAnsi="Arial Narrow" w:cs="Arial"/>
      <w:b/>
      <w:color w:val="993300"/>
      <w:sz w:val="28"/>
      <w:szCs w:val="28"/>
    </w:rPr>
  </w:style>
  <w:style w:type="paragraph" w:customStyle="1" w:styleId="Minibiografia">
    <w:name w:val="Minibiografia"/>
    <w:basedOn w:val="Normal"/>
    <w:next w:val="Normal"/>
    <w:rsid w:val="00B41EB0"/>
    <w:pPr>
      <w:ind w:firstLine="0"/>
    </w:pPr>
    <w:rPr>
      <w:rFonts w:ascii="Arial Narrow" w:hAnsi="Arial Narrow"/>
      <w:sz w:val="20"/>
      <w:szCs w:val="20"/>
    </w:rPr>
  </w:style>
  <w:style w:type="paragraph" w:customStyle="1" w:styleId="ListagemCodigo">
    <w:name w:val="ListagemCodigo"/>
    <w:rsid w:val="00B41EB0"/>
    <w:pPr>
      <w:widowControl w:val="0"/>
      <w:tabs>
        <w:tab w:val="left" w:pos="113"/>
        <w:tab w:val="left" w:pos="227"/>
        <w:tab w:val="left" w:pos="340"/>
        <w:tab w:val="left" w:pos="454"/>
        <w:tab w:val="left" w:pos="567"/>
        <w:tab w:val="left" w:pos="680"/>
        <w:tab w:val="left" w:pos="794"/>
        <w:tab w:val="left" w:pos="907"/>
        <w:tab w:val="left" w:pos="1021"/>
        <w:tab w:val="left" w:pos="1134"/>
      </w:tabs>
      <w:suppressAutoHyphens/>
      <w:spacing w:line="180" w:lineRule="exact"/>
    </w:pPr>
    <w:rPr>
      <w:rFonts w:ascii="Courier New" w:hAnsi="Courier New"/>
      <w:sz w:val="16"/>
      <w:lang w:val="pt-BR" w:eastAsia="ar-SA"/>
    </w:rPr>
  </w:style>
  <w:style w:type="paragraph" w:customStyle="1" w:styleId="Subtitulo">
    <w:name w:val="Subtitulo"/>
    <w:next w:val="Autor"/>
    <w:rsid w:val="00B41EB0"/>
    <w:pPr>
      <w:spacing w:after="240" w:line="240" w:lineRule="atLeast"/>
    </w:pPr>
    <w:rPr>
      <w:rFonts w:ascii="Arial" w:hAnsi="Arial" w:cs="Arial"/>
      <w:b/>
      <w:sz w:val="32"/>
      <w:lang w:val="pt-BR" w:eastAsia="pt-BR"/>
    </w:rPr>
  </w:style>
  <w:style w:type="paragraph" w:customStyle="1" w:styleId="Intertitulo">
    <w:name w:val="Intertitulo"/>
    <w:rsid w:val="00B41EB0"/>
    <w:pPr>
      <w:keepNext/>
      <w:widowControl w:val="0"/>
      <w:suppressAutoHyphens/>
      <w:spacing w:before="170"/>
      <w:outlineLvl w:val="0"/>
    </w:pPr>
    <w:rPr>
      <w:rFonts w:ascii="Arial Narrow" w:hAnsi="Arial Narrow" w:cs="Arial"/>
      <w:b/>
      <w:bCs/>
      <w:color w:val="000080"/>
      <w:sz w:val="28"/>
      <w:szCs w:val="28"/>
      <w:lang w:val="pt-BR" w:eastAsia="ar-SA"/>
    </w:rPr>
  </w:style>
  <w:style w:type="paragraph" w:customStyle="1" w:styleId="LinkURL">
    <w:name w:val="LinkURL"/>
    <w:rsid w:val="00B41EB0"/>
    <w:rPr>
      <w:rFonts w:ascii="Arial" w:hAnsi="Arial" w:cs="Arial"/>
      <w:b/>
      <w:bCs/>
      <w:i/>
      <w:iCs/>
      <w:noProof/>
      <w:sz w:val="20"/>
      <w:lang w:val="pt-BR" w:eastAsia="pt-BR"/>
    </w:rPr>
  </w:style>
  <w:style w:type="paragraph" w:customStyle="1" w:styleId="Intertitulo2">
    <w:name w:val="Intertitulo2"/>
    <w:basedOn w:val="Intertitulo"/>
    <w:next w:val="Normal"/>
    <w:autoRedefine/>
    <w:rsid w:val="00B41EB0"/>
    <w:pPr>
      <w:spacing w:before="120"/>
      <w:outlineLvl w:val="1"/>
    </w:pPr>
    <w:rPr>
      <w:bCs w:val="0"/>
      <w:i/>
      <w:color w:val="0000FF"/>
      <w:sz w:val="20"/>
      <w:szCs w:val="20"/>
    </w:rPr>
  </w:style>
  <w:style w:type="paragraph" w:customStyle="1" w:styleId="ListagemSubdivisao">
    <w:name w:val="ListagemSubdivisao"/>
    <w:basedOn w:val="Normal"/>
    <w:rsid w:val="00B41EB0"/>
    <w:pPr>
      <w:keepNext/>
      <w:widowControl w:val="0"/>
      <w:pBdr>
        <w:bottom w:val="dotted" w:sz="4" w:space="1" w:color="auto"/>
      </w:pBdr>
      <w:suppressAutoHyphens/>
      <w:ind w:firstLine="0"/>
      <w:jc w:val="left"/>
      <w:outlineLvl w:val="3"/>
    </w:pPr>
    <w:rPr>
      <w:rFonts w:ascii="Arial Narrow" w:hAnsi="Arial Narrow"/>
      <w:b/>
      <w:i/>
      <w:sz w:val="16"/>
      <w:lang w:val="fr-FR"/>
    </w:rPr>
  </w:style>
  <w:style w:type="character" w:customStyle="1" w:styleId="NegritoTecnicoItalico">
    <w:name w:val="NegritoTecnicoItalico"/>
    <w:rsid w:val="00B41EB0"/>
    <w:rPr>
      <w:rFonts w:ascii="Arial Narrow" w:hAnsi="Arial Narrow"/>
      <w:b/>
      <w:i/>
      <w:noProof/>
      <w:sz w:val="24"/>
      <w:lang w:val="pt-BR"/>
    </w:rPr>
  </w:style>
  <w:style w:type="paragraph" w:customStyle="1" w:styleId="ListagemTitulo">
    <w:name w:val="ListagemTitulo"/>
    <w:basedOn w:val="Normal"/>
    <w:rsid w:val="00B41EB0"/>
    <w:pPr>
      <w:pBdr>
        <w:bottom w:val="single" w:sz="4" w:space="1" w:color="auto"/>
      </w:pBdr>
      <w:spacing w:after="120"/>
      <w:ind w:firstLine="0"/>
      <w:jc w:val="left"/>
      <w:outlineLvl w:val="2"/>
    </w:pPr>
    <w:rPr>
      <w:rFonts w:ascii="Arial Narrow" w:hAnsi="Arial Narrow" w:cs="Arial"/>
      <w:sz w:val="18"/>
    </w:rPr>
  </w:style>
  <w:style w:type="paragraph" w:customStyle="1" w:styleId="Nota">
    <w:name w:val="Nota"/>
    <w:basedOn w:val="Normal"/>
    <w:rsid w:val="00B41EB0"/>
    <w:pPr>
      <w:spacing w:before="240" w:after="240"/>
      <w:ind w:firstLine="0"/>
    </w:pPr>
    <w:rPr>
      <w:rFonts w:ascii="Arial Narrow" w:hAnsi="Arial Narrow"/>
      <w:i/>
      <w:color w:val="3366FF"/>
      <w:sz w:val="22"/>
      <w:szCs w:val="20"/>
    </w:rPr>
  </w:style>
  <w:style w:type="paragraph" w:customStyle="1" w:styleId="Dica">
    <w:name w:val="Dica"/>
    <w:basedOn w:val="Normal"/>
    <w:rsid w:val="00B41EB0"/>
    <w:pPr>
      <w:spacing w:before="240" w:after="240"/>
      <w:ind w:firstLine="0"/>
    </w:pPr>
    <w:rPr>
      <w:rFonts w:ascii="Arial Narrow" w:hAnsi="Arial Narrow"/>
      <w:i/>
      <w:color w:val="339966"/>
    </w:rPr>
  </w:style>
  <w:style w:type="paragraph" w:customStyle="1" w:styleId="CodigoInterno">
    <w:name w:val="CodigoInterno"/>
    <w:rsid w:val="00B41EB0"/>
    <w:pPr>
      <w:widowControl w:val="0"/>
    </w:pPr>
    <w:rPr>
      <w:rFonts w:ascii="Arial Narrow" w:hAnsi="Arial Narrow"/>
      <w:noProof/>
      <w:sz w:val="20"/>
      <w:szCs w:val="20"/>
      <w:lang w:val="pt-BR" w:eastAsia="pt-BR"/>
    </w:rPr>
  </w:style>
  <w:style w:type="character" w:customStyle="1" w:styleId="NegritoTecnico">
    <w:name w:val="NegritoTecnico"/>
    <w:rsid w:val="00B41EB0"/>
    <w:rPr>
      <w:rFonts w:ascii="Arial Narrow" w:hAnsi="Arial Narrow"/>
      <w:b/>
      <w:noProof/>
      <w:sz w:val="24"/>
      <w:lang w:val="pt-BR"/>
    </w:rPr>
  </w:style>
  <w:style w:type="numbering" w:customStyle="1" w:styleId="ListaItens">
    <w:name w:val="ListaItens"/>
    <w:basedOn w:val="NoList"/>
    <w:rsid w:val="00B41EB0"/>
    <w:pPr>
      <w:numPr>
        <w:numId w:val="23"/>
      </w:numPr>
    </w:pPr>
  </w:style>
  <w:style w:type="paragraph" w:customStyle="1" w:styleId="ListaNumerada">
    <w:name w:val="ListaNumerada"/>
    <w:basedOn w:val="Normal"/>
    <w:rsid w:val="00B41EB0"/>
    <w:pPr>
      <w:numPr>
        <w:numId w:val="40"/>
      </w:numPr>
    </w:pPr>
  </w:style>
  <w:style w:type="character" w:styleId="CommentReference">
    <w:name w:val="annotation reference"/>
    <w:basedOn w:val="DefaultParagraphFont"/>
    <w:rsid w:val="00253D38"/>
    <w:rPr>
      <w:sz w:val="16"/>
      <w:szCs w:val="16"/>
    </w:rPr>
  </w:style>
  <w:style w:type="paragraph" w:styleId="CommentText">
    <w:name w:val="annotation text"/>
    <w:basedOn w:val="Normal"/>
    <w:link w:val="CommentTextChar"/>
    <w:rsid w:val="00253D38"/>
    <w:rPr>
      <w:sz w:val="20"/>
      <w:szCs w:val="20"/>
    </w:rPr>
  </w:style>
  <w:style w:type="character" w:customStyle="1" w:styleId="CommentTextChar">
    <w:name w:val="Comment Text Char"/>
    <w:basedOn w:val="DefaultParagraphFont"/>
    <w:link w:val="CommentText"/>
    <w:rsid w:val="00253D38"/>
    <w:rPr>
      <w:lang w:val="pt-BR" w:eastAsia="pt-BR"/>
    </w:rPr>
  </w:style>
  <w:style w:type="paragraph" w:styleId="CommentSubject">
    <w:name w:val="annotation subject"/>
    <w:basedOn w:val="CommentText"/>
    <w:next w:val="CommentText"/>
    <w:link w:val="CommentSubjectChar"/>
    <w:rsid w:val="00253D38"/>
    <w:rPr>
      <w:b/>
      <w:bCs/>
    </w:rPr>
  </w:style>
  <w:style w:type="character" w:customStyle="1" w:styleId="CommentSubjectChar">
    <w:name w:val="Comment Subject Char"/>
    <w:basedOn w:val="CommentTextChar"/>
    <w:link w:val="CommentSubject"/>
    <w:rsid w:val="00253D38"/>
    <w:rPr>
      <w:b/>
      <w:bCs/>
      <w:lang w:val="pt-BR" w:eastAsia="pt-BR"/>
    </w:rPr>
  </w:style>
  <w:style w:type="table" w:styleId="TableGrid">
    <w:name w:val="Table Grid"/>
    <w:basedOn w:val="TableNormal"/>
    <w:rsid w:val="00253D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253D38"/>
    <w:rPr>
      <w:color w:val="0000FF" w:themeColor="hyperlink"/>
      <w:u w:val="single"/>
    </w:rPr>
  </w:style>
  <w:style w:type="paragraph" w:styleId="ListParagraph">
    <w:name w:val="List Paragraph"/>
    <w:basedOn w:val="Normal"/>
    <w:uiPriority w:val="72"/>
    <w:qFormat/>
    <w:rsid w:val="00253D38"/>
    <w:pPr>
      <w:ind w:left="720"/>
      <w:contextualSpacing/>
    </w:pPr>
  </w:style>
  <w:style w:type="paragraph" w:styleId="HTMLPreformatted">
    <w:name w:val="HTML Preformatted"/>
    <w:basedOn w:val="Normal"/>
    <w:link w:val="HTMLPreformattedChar"/>
    <w:uiPriority w:val="99"/>
    <w:rsid w:val="00F44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w:hAnsi="Courier" w:cs="Courier"/>
      <w:sz w:val="20"/>
      <w:szCs w:val="20"/>
      <w:lang w:val="en-US" w:eastAsia="en-US"/>
    </w:rPr>
  </w:style>
  <w:style w:type="character" w:customStyle="1" w:styleId="HTMLPreformattedChar">
    <w:name w:val="HTML Preformatted Char"/>
    <w:basedOn w:val="DefaultParagraphFont"/>
    <w:link w:val="HTMLPreformatted"/>
    <w:uiPriority w:val="99"/>
    <w:rsid w:val="00F446CB"/>
    <w:rPr>
      <w:rFonts w:ascii="Courier" w:hAnsi="Courier" w:cs="Courier"/>
      <w:sz w:val="20"/>
      <w:szCs w:val="20"/>
    </w:rPr>
  </w:style>
  <w:style w:type="character" w:styleId="Strong">
    <w:name w:val="Strong"/>
    <w:basedOn w:val="DefaultParagraphFont"/>
    <w:uiPriority w:val="22"/>
    <w:rsid w:val="00E67438"/>
    <w:rPr>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Cabealho">
    <w:name w:val="ListaItens"/>
    <w:pPr>
      <w:numPr>
        <w:numId w:val="23"/>
      </w:numPr>
    </w:pPr>
  </w:style>
</w:styles>
</file>

<file path=word/webSettings.xml><?xml version="1.0" encoding="utf-8"?>
<w:webSettings xmlns:r="http://schemas.openxmlformats.org/officeDocument/2006/relationships" xmlns:w="http://schemas.openxmlformats.org/wordprocessingml/2006/main">
  <w:divs>
    <w:div w:id="11539130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hyperlink" Target="https://developer.mozilla.org/en/Same_origin_policy_for_JavaScript" TargetMode="External"/><Relationship Id="rId64" Type="http://schemas.openxmlformats.org/officeDocument/2006/relationships/hyperlink" Target="https://developer.mozilla.org/en/Same_origin_policy_for_JavaScript" TargetMode="External"/><Relationship Id="rId65" Type="http://schemas.openxmlformats.org/officeDocument/2006/relationships/hyperlink" Target="https://developer.mozilla.org/en/Same_origin_policy_for_JavaScript" TargetMode="External"/><Relationship Id="rId66" Type="http://schemas.openxmlformats.org/officeDocument/2006/relationships/hyperlink" Target="https://developer.mozilla.org/en/Same_origin_policy_for_JavaScript" TargetMode="External"/><Relationship Id="rId67" Type="http://schemas.openxmlformats.org/officeDocument/2006/relationships/hyperlink" Target="http://jsr311.java.net/" TargetMode="External"/><Relationship Id="rId68" Type="http://schemas.openxmlformats.org/officeDocument/2006/relationships/hyperlink" Target="http://jersey.java.net/" TargetMode="External"/><Relationship Id="rId69" Type="http://schemas.openxmlformats.org/officeDocument/2006/relationships/fontTable" Target="fontTable.xml"/><Relationship Id="rId50" Type="http://schemas.openxmlformats.org/officeDocument/2006/relationships/hyperlink" Target="https://developer.mozilla.org/en/Same_origin_policy_for_JavaScript" TargetMode="External"/><Relationship Id="rId51" Type="http://schemas.openxmlformats.org/officeDocument/2006/relationships/hyperlink" Target="https://developer.mozilla.org/en/Same_origin_policy_for_JavaScript" TargetMode="External"/><Relationship Id="rId52" Type="http://schemas.openxmlformats.org/officeDocument/2006/relationships/hyperlink" Target="https://developer.mozilla.org/en/Same_origin_policy_for_JavaScript" TargetMode="External"/><Relationship Id="rId53" Type="http://schemas.openxmlformats.org/officeDocument/2006/relationships/hyperlink" Target="https://developer.mozilla.org/en/Same_origin_policy_for_JavaScript" TargetMode="External"/><Relationship Id="rId54" Type="http://schemas.openxmlformats.org/officeDocument/2006/relationships/hyperlink" Target="https://developer.mozilla.org/en/Same_origin_policy_for_JavaScript" TargetMode="External"/><Relationship Id="rId55" Type="http://schemas.openxmlformats.org/officeDocument/2006/relationships/hyperlink" Target="https://developer.mozilla.org/en/Same_origin_policy_for_JavaScript" TargetMode="External"/><Relationship Id="rId56" Type="http://schemas.openxmlformats.org/officeDocument/2006/relationships/hyperlink" Target="https://developer.mozilla.org/en/Same_origin_policy_for_JavaScript" TargetMode="External"/><Relationship Id="rId57" Type="http://schemas.openxmlformats.org/officeDocument/2006/relationships/hyperlink" Target="https://developer.mozilla.org/en/Same_origin_policy_for_JavaScript" TargetMode="External"/><Relationship Id="rId58" Type="http://schemas.openxmlformats.org/officeDocument/2006/relationships/hyperlink" Target="https://developer.mozilla.org/en/Same_origin_policy_for_JavaScript" TargetMode="External"/><Relationship Id="rId59" Type="http://schemas.openxmlformats.org/officeDocument/2006/relationships/hyperlink" Target="https://developer.mozilla.org/en/Same_origin_policy_for_JavaScript" TargetMode="External"/><Relationship Id="rId40" Type="http://schemas.openxmlformats.org/officeDocument/2006/relationships/hyperlink" Target="https://developer.mozilla.org/En/HTTP_access_control" TargetMode="External"/><Relationship Id="rId41" Type="http://schemas.openxmlformats.org/officeDocument/2006/relationships/hyperlink" Target="https://developer.mozilla.org/En/HTTP_access_control" TargetMode="External"/><Relationship Id="rId42" Type="http://schemas.openxmlformats.org/officeDocument/2006/relationships/hyperlink" Target="https://developer.mozilla.org/En/HTTP_access_control" TargetMode="External"/><Relationship Id="rId43" Type="http://schemas.openxmlformats.org/officeDocument/2006/relationships/hyperlink" Target="https://developer.mozilla.org/En/HTTP_access_control" TargetMode="External"/><Relationship Id="rId44" Type="http://schemas.openxmlformats.org/officeDocument/2006/relationships/hyperlink" Target="https://developer.mozilla.org/En/HTTP_access_control" TargetMode="External"/><Relationship Id="rId45" Type="http://schemas.openxmlformats.org/officeDocument/2006/relationships/hyperlink" Target="https://developer.mozilla.org/En/HTTP_access_control" TargetMode="External"/><Relationship Id="rId46" Type="http://schemas.openxmlformats.org/officeDocument/2006/relationships/hyperlink" Target="https://developer.mozilla.org/En/HTTP_access_control" TargetMode="External"/><Relationship Id="rId47" Type="http://schemas.openxmlformats.org/officeDocument/2006/relationships/hyperlink" Target="https://developer.mozilla.org/En/HTTP_access_control" TargetMode="External"/><Relationship Id="rId48" Type="http://schemas.openxmlformats.org/officeDocument/2006/relationships/hyperlink" Target="https://developer.mozilla.org/en/Same_origin_policy_for_JavaScript" TargetMode="External"/><Relationship Id="rId49" Type="http://schemas.openxmlformats.org/officeDocument/2006/relationships/hyperlink" Target="https://developer.mozilla.org/en/Same_origin_policy_for_JavaScrip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foo.com:80/" TargetMode="External"/><Relationship Id="rId9" Type="http://schemas.openxmlformats.org/officeDocument/2006/relationships/hyperlink" Target="http://foo.com/" TargetMode="External"/><Relationship Id="rId30" Type="http://schemas.openxmlformats.org/officeDocument/2006/relationships/hyperlink" Target="http://www.w3.org/TR/cors/" TargetMode="External"/><Relationship Id="rId31" Type="http://schemas.openxmlformats.org/officeDocument/2006/relationships/hyperlink" Target="http://www.w3.org/TR/cors/" TargetMode="External"/><Relationship Id="rId32" Type="http://schemas.openxmlformats.org/officeDocument/2006/relationships/hyperlink" Target="http://www.w3.org/TR/cors/" TargetMode="External"/><Relationship Id="rId33" Type="http://schemas.openxmlformats.org/officeDocument/2006/relationships/hyperlink" Target="https://developer.mozilla.org/En/HTTP_access_control" TargetMode="External"/><Relationship Id="rId34" Type="http://schemas.openxmlformats.org/officeDocument/2006/relationships/hyperlink" Target="https://developer.mozilla.org/En/HTTP_access_control" TargetMode="External"/><Relationship Id="rId35" Type="http://schemas.openxmlformats.org/officeDocument/2006/relationships/hyperlink" Target="https://developer.mozilla.org/En/HTTP_access_control" TargetMode="External"/><Relationship Id="rId36" Type="http://schemas.openxmlformats.org/officeDocument/2006/relationships/hyperlink" Target="https://developer.mozilla.org/En/HTTP_access_control" TargetMode="External"/><Relationship Id="rId37" Type="http://schemas.openxmlformats.org/officeDocument/2006/relationships/hyperlink" Target="https://developer.mozilla.org/En/HTTP_access_control" TargetMode="External"/><Relationship Id="rId38" Type="http://schemas.openxmlformats.org/officeDocument/2006/relationships/hyperlink" Target="https://developer.mozilla.org/En/HTTP_access_control" TargetMode="External"/><Relationship Id="rId39" Type="http://schemas.openxmlformats.org/officeDocument/2006/relationships/hyperlink" Target="https://developer.mozilla.org/En/HTTP_access_control" TargetMode="External"/><Relationship Id="rId70" Type="http://schemas.openxmlformats.org/officeDocument/2006/relationships/theme" Target="theme/theme1.xml"/><Relationship Id="rId71" Type="http://schemas.microsoft.com/office/2007/relationships/stylesWithEffects" Target="stylesWithEffects.xml"/><Relationship Id="rId20" Type="http://schemas.openxmlformats.org/officeDocument/2006/relationships/image" Target="media/image11.jpeg"/><Relationship Id="rId21" Type="http://schemas.openxmlformats.org/officeDocument/2006/relationships/hyperlink" Target="http://www.w3.org/TR/cors/" TargetMode="External"/><Relationship Id="rId22" Type="http://schemas.openxmlformats.org/officeDocument/2006/relationships/hyperlink" Target="http://www.w3.org/TR/cors/" TargetMode="External"/><Relationship Id="rId23" Type="http://schemas.openxmlformats.org/officeDocument/2006/relationships/hyperlink" Target="http://www.w3.org/TR/cors/" TargetMode="External"/><Relationship Id="rId24" Type="http://schemas.openxmlformats.org/officeDocument/2006/relationships/hyperlink" Target="http://www.w3.org/TR/cors/" TargetMode="External"/><Relationship Id="rId25" Type="http://schemas.openxmlformats.org/officeDocument/2006/relationships/hyperlink" Target="http://www.w3.org/TR/cors/" TargetMode="External"/><Relationship Id="rId26" Type="http://schemas.openxmlformats.org/officeDocument/2006/relationships/hyperlink" Target="http://www.w3.org/TR/cors/" TargetMode="External"/><Relationship Id="rId27" Type="http://schemas.openxmlformats.org/officeDocument/2006/relationships/hyperlink" Target="http://www.w3.org/TR/cors/" TargetMode="External"/><Relationship Id="rId28" Type="http://schemas.openxmlformats.org/officeDocument/2006/relationships/hyperlink" Target="http://www.w3.org/TR/cors/" TargetMode="External"/><Relationship Id="rId29" Type="http://schemas.openxmlformats.org/officeDocument/2006/relationships/hyperlink" Target="http://www.w3.org/TR/cors/" TargetMode="External"/><Relationship Id="rId60" Type="http://schemas.openxmlformats.org/officeDocument/2006/relationships/hyperlink" Target="https://developer.mozilla.org/en/Same_origin_policy_for_JavaScript" TargetMode="External"/><Relationship Id="rId61" Type="http://schemas.openxmlformats.org/officeDocument/2006/relationships/hyperlink" Target="https://developer.mozilla.org/en/Same_origin_policy_for_JavaScript" TargetMode="External"/><Relationship Id="rId62" Type="http://schemas.openxmlformats.org/officeDocument/2006/relationships/hyperlink" Target="https://developer.mozilla.org/en/Same_origin_policy_for_JavaScript" TargetMode="External"/><Relationship Id="rId10" Type="http://schemas.openxmlformats.org/officeDocument/2006/relationships/image" Target="media/image1.emf"/><Relationship Id="rId11" Type="http://schemas.openxmlformats.org/officeDocument/2006/relationships/image" Target="media/image2.emf"/><Relationship Id="rId12"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duardo\AppData\Roaming\Microsoft\Modelos\JavaMagazin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F0A395-4032-CE46-9C49-68CEC1A27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\Users\Eduardo\AppData\Roaming\Microsoft\Modelos\JavaMagazine.dot</Template>
  <TotalTime>1029</TotalTime>
  <Pages>18</Pages>
  <Words>4930</Words>
  <Characters>28102</Characters>
  <Application>Microsoft Macintosh Word</Application>
  <DocSecurity>0</DocSecurity>
  <Lines>234</Lines>
  <Paragraphs>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34511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Rendeiro</dc:creator>
  <cp:keywords/>
  <cp:lastModifiedBy>Paulo Rendeiro</cp:lastModifiedBy>
  <cp:revision>231</cp:revision>
  <cp:lastPrinted>2011-07-20T04:18:00Z</cp:lastPrinted>
  <dcterms:created xsi:type="dcterms:W3CDTF">2011-07-20T03:47:00Z</dcterms:created>
  <dcterms:modified xsi:type="dcterms:W3CDTF">2011-09-08T16:11:00Z</dcterms:modified>
</cp:coreProperties>
</file>